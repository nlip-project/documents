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sdtfl w16du wp14">
  <w:body>
    <w:tbl>
      <w:tblPr>
        <w:tblW w:w="3155" w:type="dxa"/>
        <w:tblInd w:w="-461" w:type="dxa"/>
        <w:tblLayout w:type="fixed"/>
        <w:tblCellMar>
          <w:left w:w="0" w:type="dxa"/>
          <w:right w:w="0" w:type="dxa"/>
        </w:tblCellMar>
        <w:tblLook w:val="0000" w:firstRow="0" w:lastRow="0" w:firstColumn="0" w:lastColumn="0" w:noHBand="0" w:noVBand="0"/>
      </w:tblPr>
      <w:tblGrid>
        <w:gridCol w:w="3155"/>
      </w:tblGrid>
      <w:tr w:rsidR="0026283E" w:rsidTr="00976E7F" w14:paraId="2FAB76FD" w14:textId="77777777">
        <w:trPr>
          <w:cantSplit/>
          <w:trHeight w:val="4160" w:hRule="exact"/>
        </w:trPr>
        <w:tc>
          <w:tcPr>
            <w:tcW w:w="3155" w:type="dxa"/>
          </w:tcPr>
          <w:p w:rsidRPr="001A6A65" w:rsidR="0026283E" w:rsidP="00976E7F" w:rsidRDefault="00166AAF" w14:paraId="48819E87" w14:textId="6F228808">
            <w:pPr>
              <w:spacing w:after="0" w:line="240" w:lineRule="auto"/>
              <w:ind w:left="-8"/>
              <w:jc w:val="left"/>
              <w:rPr>
                <w:b/>
                <w:i/>
                <w:sz w:val="24"/>
                <w:szCs w:val="24"/>
              </w:rPr>
            </w:pPr>
            <w:r>
              <w:rPr>
                <w:b/>
                <w:i/>
                <w:noProof/>
                <w:sz w:val="24"/>
                <w:szCs w:val="24"/>
                <w:lang w:val="fr-CH" w:eastAsia="fr-CH"/>
              </w:rPr>
              <mc:AlternateContent>
                <mc:Choice Requires="wps">
                  <w:drawing>
                    <wp:anchor distT="0" distB="0" distL="114300" distR="114300" simplePos="0" relativeHeight="251658752" behindDoc="0" locked="0" layoutInCell="1" allowOverlap="1" wp14:anchorId="7EC38DD8" wp14:editId="301A7FFB">
                      <wp:simplePos x="0" y="0"/>
                      <wp:positionH relativeFrom="column">
                        <wp:posOffset>292826</wp:posOffset>
                      </wp:positionH>
                      <wp:positionV relativeFrom="paragraph">
                        <wp:posOffset>2397760</wp:posOffset>
                      </wp:positionV>
                      <wp:extent cx="2286000" cy="685800"/>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457" w:rsidP="00773457" w:rsidRDefault="00773457" w14:paraId="07DFA3BF" w14:textId="77777777">
                                  <w:pPr>
                                    <w:pStyle w:val="StandardNumber"/>
                                    <w:rPr>
                                      <w:sz w:val="34"/>
                                    </w:rPr>
                                  </w:pPr>
                                </w:p>
                                <w:p w:rsidR="00773457" w:rsidP="00773457" w:rsidRDefault="00797083" w14:paraId="29997DE0" w14:textId="72E80269">
                                  <w:pPr>
                                    <w:pStyle w:val="StandardNumber"/>
                                    <w:jc w:val="right"/>
                                  </w:pPr>
                                  <w:r>
                                    <w:t>1</w:t>
                                  </w:r>
                                  <w:r w:rsidRPr="000472DD">
                                    <w:rPr>
                                      <w:vertAlign w:val="superscript"/>
                                    </w:rPr>
                                    <w:t>st</w:t>
                                  </w:r>
                                  <w:r>
                                    <w:t xml:space="preserve"> Draft</w:t>
                                  </w:r>
                                </w:p>
                                <w:p w:rsidR="00773457" w:rsidP="00773457" w:rsidRDefault="00773457" w14:paraId="007EC9A7"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9D10CBF">
                    <v:shapetype id="_x0000_t202" coordsize="21600,21600" o:spt="202" path="m,l,21600r21600,l21600,xe" w14:anchorId="7EC38DD8">
                      <v:stroke joinstyle="miter"/>
                      <v:path gradientshapeok="t" o:connecttype="rect"/>
                    </v:shapetype>
                    <v:shape id="Text Box 13" style="position:absolute;left:0;text-align:left;margin-left:23.05pt;margin-top:188.8pt;width:180pt;height:5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">
                      <v:textbox>
                        <w:txbxContent>
                          <w:p w:rsidR="00773457" w:rsidP="00773457" w:rsidRDefault="00773457" w14:paraId="672A6659" w14:textId="77777777">
                            <w:pPr>
                              <w:pStyle w:val="StandardNumber"/>
                              <w:rPr>
                                <w:sz w:val="34"/>
                              </w:rPr>
                            </w:pPr>
                          </w:p>
                          <w:p w:rsidR="00773457" w:rsidP="00773457" w:rsidRDefault="00797083" w14:paraId="5AF84790" w14:textId="72E80269">
                            <w:pPr>
                              <w:pStyle w:val="StandardNumber"/>
                              <w:jc w:val="right"/>
                            </w:pPr>
                            <w:r>
                              <w:t>1</w:t>
                            </w:r>
                            <w:r w:rsidRPr="000472DD">
                              <w:rPr>
                                <w:vertAlign w:val="superscript"/>
                              </w:rPr>
                              <w:t>st</w:t>
                            </w:r>
                            <w:r>
                              <w:t xml:space="preserve"> Draft</w:t>
                            </w:r>
                          </w:p>
                          <w:p w:rsidR="00773457" w:rsidP="00773457" w:rsidRDefault="00773457" w14:paraId="0A37501D" w14:textId="77777777"/>
                        </w:txbxContent>
                      </v:textbox>
                    </v:shape>
                  </w:pict>
                </mc:Fallback>
              </mc:AlternateContent>
            </w:r>
          </w:p>
        </w:tc>
      </w:tr>
    </w:tbl>
    <w:p w:rsidR="0026283E" w:rsidP="0026283E" w:rsidRDefault="00166AAF" w14:paraId="6000887F" w14:textId="1AC99A23">
      <w:pPr>
        <w:spacing w:after="6000"/>
      </w:pPr>
      <w:r>
        <w:rPr>
          <w:b/>
          <w:i/>
          <w:noProof/>
          <w:sz w:val="24"/>
          <w:szCs w:val="24"/>
          <w:lang w:val="fr-CH" w:eastAsia="fr-CH"/>
        </w:rPr>
        <mc:AlternateContent>
          <mc:Choice Requires="wps">
            <w:drawing>
              <wp:anchor distT="0" distB="0" distL="114300" distR="114300" simplePos="0" relativeHeight="251659776" behindDoc="0" locked="0" layoutInCell="1" allowOverlap="1" wp14:anchorId="388A3D09" wp14:editId="2D5D43C9">
                <wp:simplePos x="0" y="0"/>
                <wp:positionH relativeFrom="column">
                  <wp:posOffset>2656205</wp:posOffset>
                </wp:positionH>
                <wp:positionV relativeFrom="paragraph">
                  <wp:posOffset>1033508</wp:posOffset>
                </wp:positionV>
                <wp:extent cx="3657600" cy="4800600"/>
                <wp:effectExtent l="0" t="0" r="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0060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457" w:rsidP="00773457" w:rsidRDefault="00797083" w14:paraId="4AECB39F" w14:textId="4745ABD0">
                            <w:pPr>
                              <w:pStyle w:val="StandardTitle"/>
                            </w:pPr>
                            <w:r>
                              <w:rPr>
                                <w:lang w:val="en-US"/>
                              </w:rPr>
                              <w:t>Overview of the Natural Language Interacti</w:t>
                            </w:r>
                            <w:ins w:author="Dinesh Verma" w:date="2025-06-24T21:56:00Z" w16du:dateUtc="2025-06-25T01:56:00Z" w:id="0">
                              <w:r w:rsidR="00500266">
                                <w:rPr>
                                  <w:lang w:val="en-US"/>
                                </w:rPr>
                                <w:t>on</w:t>
                              </w:r>
                            </w:ins>
                            <w:del w:author="Dinesh Verma" w:date="2025-06-24T21:56:00Z" w16du:dateUtc="2025-06-25T01:56:00Z" w:id="1">
                              <w:r w:rsidDel="00500266">
                                <w:rPr>
                                  <w:lang w:val="en-US"/>
                                </w:rPr>
                                <w:delText>ve</w:delText>
                              </w:r>
                            </w:del>
                            <w:r>
                              <w:rPr>
                                <w:lang w:val="en-US"/>
                              </w:rPr>
                              <w:t xml:space="preserve"> Protocol (NLIP)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57DC5A8">
              <v:shape id="Text Box 14" style="position:absolute;left:0;text-align:left;margin-left:209.15pt;margin-top:81.4pt;width:4in;height:37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" w14:anchorId="388A3D09">
                <v:fill opacity="32896f"/>
                <v:textbox>
                  <w:txbxContent>
                    <w:p w:rsidR="00773457" w:rsidP="00773457" w:rsidRDefault="00797083" w14:paraId="7A1D3E59" w14:textId="4745ABD0">
                      <w:pPr>
                        <w:pStyle w:val="StandardTitle"/>
                      </w:pPr>
                      <w:r>
                        <w:rPr>
                          <w:lang w:val="en-US"/>
                        </w:rPr>
                        <w:t>Overview of the Natural Language Interacti</w:t>
                      </w:r>
                      <w:ins w:author="Dinesh Verma" w:date="2025-06-24T21:56:00Z" w16du:dateUtc="2025-06-25T01:56:00Z" w:id="2">
                        <w:r w:rsidR="00500266">
                          <w:rPr>
                            <w:lang w:val="en-US"/>
                          </w:rPr>
                          <w:t>on</w:t>
                        </w:r>
                      </w:ins>
                      <w:del w:author="Dinesh Verma" w:date="2025-06-24T21:56:00Z" w16du:dateUtc="2025-06-25T01:56:00Z" w:id="3">
                        <w:r w:rsidDel="00500266">
                          <w:rPr>
                            <w:lang w:val="en-US"/>
                          </w:rPr>
                          <w:delText>ve</w:delText>
                        </w:r>
                      </w:del>
                      <w:r>
                        <w:rPr>
                          <w:lang w:val="en-US"/>
                        </w:rPr>
                        <w:t xml:space="preserve"> Protocol (NLIP)</w:t>
                      </w:r>
                    </w:p>
                  </w:txbxContent>
                </v:textbox>
              </v:shape>
            </w:pict>
          </mc:Fallback>
        </mc:AlternateContent>
      </w:r>
      <w:r w:rsidR="004372C5">
        <w:rPr>
          <w:noProof/>
          <w:lang w:val="fr-CH" w:eastAsia="fr-CH"/>
        </w:rPr>
        <mc:AlternateContent>
          <mc:Choice Requires="wps">
            <w:drawing>
              <wp:anchor distT="0" distB="0" distL="114300" distR="114300" simplePos="0" relativeHeight="251657728" behindDoc="0" locked="0" layoutInCell="1" allowOverlap="1" wp14:anchorId="4FB4392E" wp14:editId="70B49543">
                <wp:simplePos x="0" y="0"/>
                <wp:positionH relativeFrom="column">
                  <wp:posOffset>4097292</wp:posOffset>
                </wp:positionH>
                <wp:positionV relativeFrom="paragraph">
                  <wp:posOffset>-66857</wp:posOffset>
                </wp:positionV>
                <wp:extent cx="2857500" cy="914400"/>
                <wp:effectExtent l="0" t="0" r="0" b="0"/>
                <wp:wrapNone/>
                <wp:docPr id="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457" w:rsidP="00773457" w:rsidRDefault="00773457" w14:paraId="0756747B" w14:textId="77777777">
                            <w:pPr>
                              <w:pStyle w:val="StandardNumber"/>
                              <w:rPr>
                                <w:sz w:val="34"/>
                              </w:rPr>
                            </w:pPr>
                          </w:p>
                          <w:p w:rsidR="00773457" w:rsidP="00773457" w:rsidRDefault="000D7152" w14:paraId="1ABF3797" w14:textId="77777777">
                            <w:pPr>
                              <w:pStyle w:val="StandardNumber"/>
                            </w:pPr>
                            <w:r>
                              <w:t>ECMA TR/XXX</w:t>
                            </w:r>
                          </w:p>
                          <w:p w:rsidR="00773457" w:rsidP="00773457" w:rsidRDefault="00797083" w14:paraId="34C44DB9" w14:textId="17541DA3">
                            <w:pPr>
                              <w:pStyle w:val="DateTitle"/>
                              <w:rPr>
                                <w:b/>
                                <w:sz w:val="40"/>
                              </w:rPr>
                            </w:pPr>
                            <w:r>
                              <w:t>1</w:t>
                            </w:r>
                            <w:r w:rsidRPr="00152A19">
                              <w:rPr>
                                <w:vertAlign w:val="superscript"/>
                              </w:rPr>
                              <w:t>st</w:t>
                            </w:r>
                            <w:r>
                              <w:t xml:space="preserve"> Edition / May 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27D4AD2">
              <v:shape id="Text Box 12" style="position:absolute;left:0;text-align:left;margin-left:322.6pt;margin-top:-5.25pt;width:225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" w14:anchorId="4FB4392E">
                <v:textbox>
                  <w:txbxContent>
                    <w:p w:rsidR="00773457" w:rsidP="00773457" w:rsidRDefault="00773457" w14:paraId="5DAB6C7B" w14:textId="77777777">
                      <w:pPr>
                        <w:pStyle w:val="StandardNumber"/>
                        <w:rPr>
                          <w:sz w:val="34"/>
                        </w:rPr>
                      </w:pPr>
                    </w:p>
                    <w:p w:rsidR="00773457" w:rsidP="00773457" w:rsidRDefault="000D7152" w14:paraId="6475B391" w14:textId="77777777">
                      <w:pPr>
                        <w:pStyle w:val="StandardNumber"/>
                      </w:pPr>
                      <w:r>
                        <w:t>ECMA TR/XXX</w:t>
                      </w:r>
                    </w:p>
                    <w:p w:rsidR="00773457" w:rsidP="00773457" w:rsidRDefault="00797083" w14:paraId="643CCB35" w14:textId="17541DA3">
                      <w:pPr>
                        <w:pStyle w:val="DateTitle"/>
                        <w:rPr>
                          <w:b/>
                          <w:sz w:val="40"/>
                        </w:rPr>
                      </w:pPr>
                      <w:r>
                        <w:t>1</w:t>
                      </w:r>
                      <w:r w:rsidRPr="00152A19">
                        <w:rPr>
                          <w:vertAlign w:val="superscript"/>
                        </w:rPr>
                        <w:t>st</w:t>
                      </w:r>
                      <w:r>
                        <w:t xml:space="preserve"> Edition / May 2025</w:t>
                      </w:r>
                    </w:p>
                  </w:txbxContent>
                </v:textbox>
              </v:shape>
            </w:pict>
          </mc:Fallback>
        </mc:AlternateContent>
      </w:r>
      <w:r w:rsidR="004372C5">
        <w:rPr>
          <w:noProof/>
          <w:lang w:val="fr-CH" w:eastAsia="fr-CH"/>
        </w:rPr>
        <mc:AlternateContent>
          <mc:Choice Requires="wps">
            <w:drawing>
              <wp:anchor distT="0" distB="0" distL="114300" distR="114300" simplePos="0" relativeHeight="251656704" behindDoc="0" locked="0" layoutInCell="1" allowOverlap="1" wp14:anchorId="09BB9287" wp14:editId="7BF0F358">
                <wp:simplePos x="0" y="0"/>
                <wp:positionH relativeFrom="column">
                  <wp:posOffset>4064635</wp:posOffset>
                </wp:positionH>
                <wp:positionV relativeFrom="paragraph">
                  <wp:posOffset>-1797685</wp:posOffset>
                </wp:positionV>
                <wp:extent cx="2514600" cy="457200"/>
                <wp:effectExtent l="0" t="0" r="0" b="0"/>
                <wp:wrapNone/>
                <wp:docPr id="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457" w:rsidP="00773457" w:rsidRDefault="00797083" w14:paraId="4909B2F6" w14:textId="4634697C">
                            <w:pPr>
                              <w:pStyle w:val="ECMAWorkgroup"/>
                            </w:pPr>
                            <w:r>
                              <w:t>Ecma/TC56/2025/010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EFB6DCD">
              <v:shape id="Text Box 11" style="position:absolute;left:0;text-align:left;margin-left:320.05pt;margin-top:-141.55pt;width:198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" w14:anchorId="09BB9287">
                <v:textbox>
                  <w:txbxContent>
                    <w:p w:rsidR="00773457" w:rsidP="00773457" w:rsidRDefault="00797083" w14:paraId="3B31A926" w14:textId="4634697C">
                      <w:pPr>
                        <w:pStyle w:val="ECMAWorkgroup"/>
                      </w:pPr>
                      <w:r>
                        <w:t>Ecma/TC56/2025/010</w:t>
                      </w:r>
                    </w:p>
                  </w:txbxContent>
                </v:textbox>
              </v:shape>
            </w:pict>
          </mc:Fallback>
        </mc:AlternateContent>
      </w:r>
      <w:r w:rsidR="004372C5">
        <w:rPr>
          <w:noProof/>
          <w:lang w:val="en-US" w:eastAsia="en-US"/>
        </w:rPr>
        <w:drawing>
          <wp:anchor distT="0" distB="0" distL="114300" distR="114300" simplePos="0" relativeHeight="251655680" behindDoc="1" locked="0" layoutInCell="1" allowOverlap="1" wp14:anchorId="65B480E9" wp14:editId="58C253EB">
            <wp:simplePos x="0" y="0"/>
            <wp:positionH relativeFrom="page">
              <wp:posOffset>0</wp:posOffset>
            </wp:positionH>
            <wp:positionV relativeFrom="page">
              <wp:posOffset>0</wp:posOffset>
            </wp:positionV>
            <wp:extent cx="7563485" cy="10692765"/>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63485"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C8C" w:rsidP="0026283E" w:rsidRDefault="0026283E" w14:paraId="0F816002" w14:textId="77777777">
      <w:pPr>
        <w:spacing w:after="0"/>
        <w:rPr>
          <w:lang w:val="en-US"/>
        </w:rPr>
      </w:pPr>
      <w:r w:rsidRPr="00BB369E">
        <w:rPr>
          <w:lang w:val="en-US"/>
        </w:rPr>
        <w:br w:type="page"/>
      </w:r>
    </w:p>
    <w:p w:rsidRPr="00BB369E" w:rsidR="00773457" w:rsidP="00773457" w:rsidRDefault="00773457" w14:paraId="714CE778" w14:textId="77777777">
      <w:pPr>
        <w:spacing w:after="0"/>
        <w:rPr>
          <w:lang w:val="en-US"/>
        </w:rPr>
      </w:pPr>
    </w:p>
    <w:p w:rsidRPr="00BB369E" w:rsidR="00773457" w:rsidP="00773457" w:rsidRDefault="00773457" w14:paraId="2E58D005" w14:textId="77777777">
      <w:pPr>
        <w:spacing w:after="0"/>
        <w:rPr>
          <w:lang w:val="en-US"/>
        </w:rPr>
        <w:sectPr w:rsidRPr="00BB369E" w:rsidR="00773457" w:rsidSect="00773457">
          <w:headerReference w:type="default" r:id="rId8"/>
          <w:footerReference w:type="even" r:id="rId9"/>
          <w:footerReference w:type="default" r:id="rId10"/>
          <w:footerReference w:type="first" r:id="rId11"/>
          <w:pgSz w:w="11907" w:h="16840" w:orient="portrait" w:code="9"/>
          <w:pgMar w:top="426" w:right="737" w:bottom="567" w:left="851" w:header="709" w:footer="206" w:gutter="567"/>
          <w:pgNumType w:fmt="lowerRoman" w:start="1"/>
          <w:cols w:equalWidth="0" w:space="454" w:num="2">
            <w:col w:w="2914" w:space="454"/>
            <w:col w:w="6384"/>
          </w:cols>
          <w:titlePg/>
          <w:docGrid w:linePitch="272"/>
        </w:sectPr>
      </w:pPr>
    </w:p>
    <w:p w:rsidRPr="00D85CFB" w:rsidR="00773457" w:rsidP="00773457" w:rsidRDefault="00773457" w14:paraId="2031192C" w14:textId="77777777">
      <w:pPr>
        <w:pStyle w:val="zzContents"/>
        <w:tabs>
          <w:tab w:val="right" w:pos="9752"/>
        </w:tabs>
      </w:pPr>
      <w:r w:rsidRPr="00D85CFB">
        <w:t>Contents</w:t>
      </w:r>
      <w:r w:rsidRPr="00D85CFB">
        <w:tab/>
      </w:r>
      <w:r w:rsidRPr="00D85CFB">
        <w:rPr>
          <w:b w:val="0"/>
          <w:sz w:val="20"/>
        </w:rPr>
        <w:t>Page</w:t>
      </w:r>
    </w:p>
    <w:p w:rsidR="004D40E7" w:rsidRDefault="00773457" w14:paraId="43940071" w14:textId="66D882AA">
      <w:pPr>
        <w:pStyle w:val="TOC1"/>
        <w:rPr>
          <w:rFonts w:asciiTheme="minorHAnsi" w:hAnsiTheme="minorHAnsi" w:eastAsiaTheme="minorEastAsia" w:cstheme="minorBidi"/>
          <w:b w:val="0"/>
          <w:noProof/>
          <w:kern w:val="2"/>
          <w:sz w:val="24"/>
          <w:szCs w:val="24"/>
          <w14:ligatures w14:val="standardContextual"/>
        </w:rPr>
      </w:pPr>
      <w:r>
        <w:fldChar w:fldCharType="begin"/>
      </w:r>
      <w:r w:rsidRPr="00D85CFB">
        <w:instrText xml:space="preserve"> TOC \o "1-3" </w:instrText>
      </w:r>
      <w:r>
        <w:fldChar w:fldCharType="separate"/>
      </w:r>
      <w:r w:rsidR="004D40E7">
        <w:rPr>
          <w:noProof/>
        </w:rPr>
        <w:t>1</w:t>
      </w:r>
      <w:r w:rsidR="004D40E7">
        <w:rPr>
          <w:rFonts w:asciiTheme="minorHAnsi" w:hAnsiTheme="minorHAnsi" w:eastAsiaTheme="minorEastAsia" w:cstheme="minorBidi"/>
          <w:b w:val="0"/>
          <w:noProof/>
          <w:kern w:val="2"/>
          <w:sz w:val="24"/>
          <w:szCs w:val="24"/>
          <w14:ligatures w14:val="standardContextual"/>
        </w:rPr>
        <w:tab/>
      </w:r>
      <w:r w:rsidR="004D40E7">
        <w:rPr>
          <w:noProof/>
        </w:rPr>
        <w:t>Scope</w:t>
      </w:r>
      <w:r w:rsidR="004D40E7">
        <w:rPr>
          <w:noProof/>
        </w:rPr>
        <w:tab/>
      </w:r>
      <w:r w:rsidR="004D40E7">
        <w:rPr>
          <w:noProof/>
        </w:rPr>
        <w:fldChar w:fldCharType="begin"/>
      </w:r>
      <w:r w:rsidR="004D40E7">
        <w:rPr>
          <w:noProof/>
        </w:rPr>
        <w:instrText xml:space="preserve"> PAGEREF _Toc197424702 \h </w:instrText>
      </w:r>
      <w:r w:rsidR="004D40E7">
        <w:rPr>
          <w:noProof/>
        </w:rPr>
      </w:r>
      <w:r w:rsidR="004D40E7">
        <w:rPr>
          <w:noProof/>
        </w:rPr>
        <w:fldChar w:fldCharType="separate"/>
      </w:r>
      <w:r w:rsidR="004D40E7">
        <w:rPr>
          <w:noProof/>
        </w:rPr>
        <w:t>1</w:t>
      </w:r>
      <w:r w:rsidR="004D40E7">
        <w:rPr>
          <w:noProof/>
        </w:rPr>
        <w:fldChar w:fldCharType="end"/>
      </w:r>
    </w:p>
    <w:p w:rsidR="004D40E7" w:rsidRDefault="004D40E7" w14:paraId="1FE1CE96" w14:textId="1296C642">
      <w:pPr>
        <w:pStyle w:val="TOC1"/>
        <w:rPr>
          <w:rFonts w:asciiTheme="minorHAnsi" w:hAnsiTheme="minorHAnsi" w:eastAsiaTheme="minorEastAsia" w:cstheme="minorBidi"/>
          <w:b w:val="0"/>
          <w:noProof/>
          <w:kern w:val="2"/>
          <w:sz w:val="24"/>
          <w:szCs w:val="24"/>
          <w14:ligatures w14:val="standardContextual"/>
        </w:rPr>
      </w:pPr>
      <w:r>
        <w:rPr>
          <w:noProof/>
        </w:rPr>
        <w:t>2</w:t>
      </w:r>
      <w:r>
        <w:rPr>
          <w:rFonts w:asciiTheme="minorHAnsi" w:hAnsiTheme="minorHAnsi" w:eastAsiaTheme="minorEastAsia" w:cstheme="minorBidi"/>
          <w:b w:val="0"/>
          <w:noProof/>
          <w:kern w:val="2"/>
          <w:sz w:val="24"/>
          <w:szCs w:val="24"/>
          <w14:ligatures w14:val="standardContextual"/>
        </w:rPr>
        <w:tab/>
      </w:r>
      <w:r>
        <w:rPr>
          <w:noProof/>
        </w:rPr>
        <w:t>References</w:t>
      </w:r>
      <w:r>
        <w:rPr>
          <w:noProof/>
        </w:rPr>
        <w:tab/>
      </w:r>
      <w:r>
        <w:rPr>
          <w:noProof/>
        </w:rPr>
        <w:fldChar w:fldCharType="begin"/>
      </w:r>
      <w:r>
        <w:rPr>
          <w:noProof/>
        </w:rPr>
        <w:instrText xml:space="preserve"> PAGEREF _Toc197424703 \h </w:instrText>
      </w:r>
      <w:r>
        <w:rPr>
          <w:noProof/>
        </w:rPr>
      </w:r>
      <w:r>
        <w:rPr>
          <w:noProof/>
        </w:rPr>
        <w:fldChar w:fldCharType="separate"/>
      </w:r>
      <w:r>
        <w:rPr>
          <w:noProof/>
        </w:rPr>
        <w:t>1</w:t>
      </w:r>
      <w:r>
        <w:rPr>
          <w:noProof/>
        </w:rPr>
        <w:fldChar w:fldCharType="end"/>
      </w:r>
    </w:p>
    <w:p w:rsidR="004D40E7" w:rsidRDefault="004D40E7" w14:paraId="34BF1AAC" w14:textId="6EF35029">
      <w:pPr>
        <w:pStyle w:val="TOC1"/>
        <w:rPr>
          <w:rFonts w:asciiTheme="minorHAnsi" w:hAnsiTheme="minorHAnsi" w:eastAsiaTheme="minorEastAsia" w:cstheme="minorBidi"/>
          <w:b w:val="0"/>
          <w:noProof/>
          <w:kern w:val="2"/>
          <w:sz w:val="24"/>
          <w:szCs w:val="24"/>
          <w14:ligatures w14:val="standardContextual"/>
        </w:rPr>
      </w:pPr>
      <w:r>
        <w:rPr>
          <w:noProof/>
        </w:rPr>
        <w:t>3</w:t>
      </w:r>
      <w:r>
        <w:rPr>
          <w:rFonts w:asciiTheme="minorHAnsi" w:hAnsiTheme="minorHAnsi" w:eastAsiaTheme="minorEastAsia" w:cstheme="minorBidi"/>
          <w:b w:val="0"/>
          <w:noProof/>
          <w:kern w:val="2"/>
          <w:sz w:val="24"/>
          <w:szCs w:val="24"/>
          <w14:ligatures w14:val="standardContextual"/>
        </w:rPr>
        <w:tab/>
      </w:r>
      <w:r>
        <w:rPr>
          <w:noProof/>
        </w:rPr>
        <w:t>Terms and definitions</w:t>
      </w:r>
      <w:r>
        <w:rPr>
          <w:noProof/>
        </w:rPr>
        <w:tab/>
      </w:r>
      <w:r>
        <w:rPr>
          <w:noProof/>
        </w:rPr>
        <w:fldChar w:fldCharType="begin"/>
      </w:r>
      <w:r>
        <w:rPr>
          <w:noProof/>
        </w:rPr>
        <w:instrText xml:space="preserve"> PAGEREF _Toc197424704 \h </w:instrText>
      </w:r>
      <w:r>
        <w:rPr>
          <w:noProof/>
        </w:rPr>
      </w:r>
      <w:r>
        <w:rPr>
          <w:noProof/>
        </w:rPr>
        <w:fldChar w:fldCharType="separate"/>
      </w:r>
      <w:r>
        <w:rPr>
          <w:noProof/>
        </w:rPr>
        <w:t>1</w:t>
      </w:r>
      <w:r>
        <w:rPr>
          <w:noProof/>
        </w:rPr>
        <w:fldChar w:fldCharType="end"/>
      </w:r>
    </w:p>
    <w:p w:rsidR="004D40E7" w:rsidRDefault="004D40E7" w14:paraId="226F0B95" w14:textId="435E6D20">
      <w:pPr>
        <w:pStyle w:val="TOC1"/>
        <w:rPr>
          <w:rFonts w:asciiTheme="minorHAnsi" w:hAnsiTheme="minorHAnsi" w:eastAsiaTheme="minorEastAsia" w:cstheme="minorBidi"/>
          <w:b w:val="0"/>
          <w:noProof/>
          <w:kern w:val="2"/>
          <w:sz w:val="24"/>
          <w:szCs w:val="24"/>
          <w14:ligatures w14:val="standardContextual"/>
        </w:rPr>
      </w:pPr>
      <w:r>
        <w:rPr>
          <w:noProof/>
        </w:rPr>
        <w:t>4</w:t>
      </w:r>
      <w:r>
        <w:rPr>
          <w:rFonts w:asciiTheme="minorHAnsi" w:hAnsiTheme="minorHAnsi" w:eastAsiaTheme="minorEastAsia" w:cstheme="minorBidi"/>
          <w:b w:val="0"/>
          <w:noProof/>
          <w:kern w:val="2"/>
          <w:sz w:val="24"/>
          <w:szCs w:val="24"/>
          <w14:ligatures w14:val="standardContextual"/>
        </w:rPr>
        <w:tab/>
      </w:r>
      <w:r>
        <w:rPr>
          <w:noProof/>
        </w:rPr>
        <w:t>Abbreviations</w:t>
      </w:r>
      <w:r>
        <w:rPr>
          <w:noProof/>
        </w:rPr>
        <w:tab/>
      </w:r>
      <w:r>
        <w:rPr>
          <w:noProof/>
        </w:rPr>
        <w:fldChar w:fldCharType="begin"/>
      </w:r>
      <w:r>
        <w:rPr>
          <w:noProof/>
        </w:rPr>
        <w:instrText xml:space="preserve"> PAGEREF _Toc197424705 \h </w:instrText>
      </w:r>
      <w:r>
        <w:rPr>
          <w:noProof/>
        </w:rPr>
      </w:r>
      <w:r>
        <w:rPr>
          <w:noProof/>
        </w:rPr>
        <w:fldChar w:fldCharType="separate"/>
      </w:r>
      <w:r>
        <w:rPr>
          <w:noProof/>
        </w:rPr>
        <w:t>1</w:t>
      </w:r>
      <w:r>
        <w:rPr>
          <w:noProof/>
        </w:rPr>
        <w:fldChar w:fldCharType="end"/>
      </w:r>
    </w:p>
    <w:p w:rsidR="004D40E7" w:rsidRDefault="004D40E7" w14:paraId="191C1777" w14:textId="3DE1DC07">
      <w:pPr>
        <w:pStyle w:val="TOC1"/>
        <w:rPr>
          <w:rFonts w:asciiTheme="minorHAnsi" w:hAnsiTheme="minorHAnsi" w:eastAsiaTheme="minorEastAsia" w:cstheme="minorBidi"/>
          <w:b w:val="0"/>
          <w:noProof/>
          <w:kern w:val="2"/>
          <w:sz w:val="24"/>
          <w:szCs w:val="24"/>
          <w14:ligatures w14:val="standardContextual"/>
        </w:rPr>
      </w:pPr>
      <w:r>
        <w:rPr>
          <w:noProof/>
        </w:rPr>
        <w:t>5</w:t>
      </w:r>
      <w:r>
        <w:rPr>
          <w:rFonts w:asciiTheme="minorHAnsi" w:hAnsiTheme="minorHAnsi" w:eastAsiaTheme="minorEastAsia" w:cstheme="minorBidi"/>
          <w:b w:val="0"/>
          <w:noProof/>
          <w:kern w:val="2"/>
          <w:sz w:val="24"/>
          <w:szCs w:val="24"/>
          <w14:ligatures w14:val="standardContextual"/>
        </w:rPr>
        <w:tab/>
      </w:r>
      <w:r>
        <w:rPr>
          <w:noProof/>
        </w:rPr>
        <w:t>Ecma TC56’s vision</w:t>
      </w:r>
      <w:r>
        <w:rPr>
          <w:noProof/>
        </w:rPr>
        <w:tab/>
      </w:r>
      <w:r>
        <w:rPr>
          <w:noProof/>
        </w:rPr>
        <w:fldChar w:fldCharType="begin"/>
      </w:r>
      <w:r>
        <w:rPr>
          <w:noProof/>
        </w:rPr>
        <w:instrText xml:space="preserve"> PAGEREF _Toc197424706 \h </w:instrText>
      </w:r>
      <w:r>
        <w:rPr>
          <w:noProof/>
        </w:rPr>
      </w:r>
      <w:r>
        <w:rPr>
          <w:noProof/>
        </w:rPr>
        <w:fldChar w:fldCharType="separate"/>
      </w:r>
      <w:r>
        <w:rPr>
          <w:noProof/>
        </w:rPr>
        <w:t>2</w:t>
      </w:r>
      <w:r>
        <w:rPr>
          <w:noProof/>
        </w:rPr>
        <w:fldChar w:fldCharType="end"/>
      </w:r>
    </w:p>
    <w:p w:rsidR="004D40E7" w:rsidRDefault="004D40E7" w14:paraId="65BCFCE1" w14:textId="68226E41">
      <w:pPr>
        <w:pStyle w:val="TOC1"/>
        <w:rPr>
          <w:rFonts w:asciiTheme="minorHAnsi" w:hAnsiTheme="minorHAnsi" w:eastAsiaTheme="minorEastAsia" w:cstheme="minorBidi"/>
          <w:b w:val="0"/>
          <w:noProof/>
          <w:kern w:val="2"/>
          <w:sz w:val="24"/>
          <w:szCs w:val="24"/>
          <w14:ligatures w14:val="standardContextual"/>
        </w:rPr>
      </w:pPr>
      <w:r>
        <w:rPr>
          <w:noProof/>
        </w:rPr>
        <w:t>6</w:t>
      </w:r>
      <w:r>
        <w:rPr>
          <w:rFonts w:asciiTheme="minorHAnsi" w:hAnsiTheme="minorHAnsi" w:eastAsiaTheme="minorEastAsia" w:cstheme="minorBidi"/>
          <w:b w:val="0"/>
          <w:noProof/>
          <w:kern w:val="2"/>
          <w:sz w:val="24"/>
          <w:szCs w:val="24"/>
          <w14:ligatures w14:val="standardContextual"/>
        </w:rPr>
        <w:tab/>
      </w:r>
      <w:r>
        <w:rPr>
          <w:noProof/>
        </w:rPr>
        <w:t>Need for a new protocol</w:t>
      </w:r>
      <w:r>
        <w:rPr>
          <w:noProof/>
        </w:rPr>
        <w:tab/>
      </w:r>
      <w:r>
        <w:rPr>
          <w:noProof/>
        </w:rPr>
        <w:fldChar w:fldCharType="begin"/>
      </w:r>
      <w:r>
        <w:rPr>
          <w:noProof/>
        </w:rPr>
        <w:instrText xml:space="preserve"> PAGEREF _Toc197424707 \h </w:instrText>
      </w:r>
      <w:r>
        <w:rPr>
          <w:noProof/>
        </w:rPr>
      </w:r>
      <w:r>
        <w:rPr>
          <w:noProof/>
        </w:rPr>
        <w:fldChar w:fldCharType="separate"/>
      </w:r>
      <w:r>
        <w:rPr>
          <w:noProof/>
        </w:rPr>
        <w:t>3</w:t>
      </w:r>
      <w:r>
        <w:rPr>
          <w:noProof/>
        </w:rPr>
        <w:fldChar w:fldCharType="end"/>
      </w:r>
    </w:p>
    <w:p w:rsidR="004D40E7" w:rsidRDefault="004D40E7" w14:paraId="1E3E3CFA" w14:textId="3D820FFF">
      <w:pPr>
        <w:pStyle w:val="TOC1"/>
        <w:rPr>
          <w:rFonts w:asciiTheme="minorHAnsi" w:hAnsiTheme="minorHAnsi" w:eastAsiaTheme="minorEastAsia" w:cstheme="minorBidi"/>
          <w:b w:val="0"/>
          <w:noProof/>
          <w:kern w:val="2"/>
          <w:sz w:val="24"/>
          <w:szCs w:val="24"/>
          <w14:ligatures w14:val="standardContextual"/>
        </w:rPr>
      </w:pPr>
      <w:r>
        <w:rPr>
          <w:noProof/>
        </w:rPr>
        <w:t>7</w:t>
      </w:r>
      <w:r>
        <w:rPr>
          <w:rFonts w:asciiTheme="minorHAnsi" w:hAnsiTheme="minorHAnsi" w:eastAsiaTheme="minorEastAsia" w:cstheme="minorBidi"/>
          <w:b w:val="0"/>
          <w:noProof/>
          <w:kern w:val="2"/>
          <w:sz w:val="24"/>
          <w:szCs w:val="24"/>
          <w14:ligatures w14:val="standardContextual"/>
        </w:rPr>
        <w:tab/>
      </w:r>
      <w:r>
        <w:rPr>
          <w:noProof/>
        </w:rPr>
        <w:t>NIP scope</w:t>
      </w:r>
      <w:r>
        <w:rPr>
          <w:noProof/>
        </w:rPr>
        <w:tab/>
      </w:r>
      <w:r>
        <w:rPr>
          <w:noProof/>
        </w:rPr>
        <w:fldChar w:fldCharType="begin"/>
      </w:r>
      <w:r>
        <w:rPr>
          <w:noProof/>
        </w:rPr>
        <w:instrText xml:space="preserve"> PAGEREF _Toc197424708 \h </w:instrText>
      </w:r>
      <w:r>
        <w:rPr>
          <w:noProof/>
        </w:rPr>
      </w:r>
      <w:r>
        <w:rPr>
          <w:noProof/>
        </w:rPr>
        <w:fldChar w:fldCharType="separate"/>
      </w:r>
      <w:r>
        <w:rPr>
          <w:noProof/>
        </w:rPr>
        <w:t>3</w:t>
      </w:r>
      <w:r>
        <w:rPr>
          <w:noProof/>
        </w:rPr>
        <w:fldChar w:fldCharType="end"/>
      </w:r>
    </w:p>
    <w:p w:rsidR="004D40E7" w:rsidRDefault="004D40E7" w14:paraId="54B5F240" w14:textId="4F186FC6">
      <w:pPr>
        <w:pStyle w:val="TOC1"/>
        <w:rPr>
          <w:rFonts w:asciiTheme="minorHAnsi" w:hAnsiTheme="minorHAnsi" w:eastAsiaTheme="minorEastAsia" w:cstheme="minorBidi"/>
          <w:b w:val="0"/>
          <w:noProof/>
          <w:kern w:val="2"/>
          <w:sz w:val="24"/>
          <w:szCs w:val="24"/>
          <w14:ligatures w14:val="standardContextual"/>
        </w:rPr>
      </w:pPr>
      <w:r>
        <w:rPr>
          <w:noProof/>
        </w:rPr>
        <w:t>8</w:t>
      </w:r>
      <w:r>
        <w:rPr>
          <w:rFonts w:asciiTheme="minorHAnsi" w:hAnsiTheme="minorHAnsi" w:eastAsiaTheme="minorEastAsia" w:cstheme="minorBidi"/>
          <w:b w:val="0"/>
          <w:noProof/>
          <w:kern w:val="2"/>
          <w:sz w:val="24"/>
          <w:szCs w:val="24"/>
          <w14:ligatures w14:val="standardContextual"/>
        </w:rPr>
        <w:tab/>
      </w:r>
      <w:r>
        <w:rPr>
          <w:noProof/>
        </w:rPr>
        <w:t>Requirements of NLIP</w:t>
      </w:r>
      <w:r>
        <w:rPr>
          <w:noProof/>
        </w:rPr>
        <w:tab/>
      </w:r>
      <w:r>
        <w:rPr>
          <w:noProof/>
        </w:rPr>
        <w:fldChar w:fldCharType="begin"/>
      </w:r>
      <w:r>
        <w:rPr>
          <w:noProof/>
        </w:rPr>
        <w:instrText xml:space="preserve"> PAGEREF _Toc197424709 \h </w:instrText>
      </w:r>
      <w:r>
        <w:rPr>
          <w:noProof/>
        </w:rPr>
      </w:r>
      <w:r>
        <w:rPr>
          <w:noProof/>
        </w:rPr>
        <w:fldChar w:fldCharType="separate"/>
      </w:r>
      <w:r>
        <w:rPr>
          <w:noProof/>
        </w:rPr>
        <w:t>5</w:t>
      </w:r>
      <w:r>
        <w:rPr>
          <w:noProof/>
        </w:rPr>
        <w:fldChar w:fldCharType="end"/>
      </w:r>
    </w:p>
    <w:p w:rsidR="004D40E7" w:rsidRDefault="004D40E7" w14:paraId="631B5A43" w14:textId="69250231">
      <w:pPr>
        <w:pStyle w:val="TOC2"/>
        <w:rPr>
          <w:rFonts w:asciiTheme="minorHAnsi" w:hAnsiTheme="minorHAnsi" w:eastAsiaTheme="minorEastAsia" w:cstheme="minorBidi"/>
          <w:b w:val="0"/>
          <w:noProof/>
          <w:kern w:val="2"/>
          <w:sz w:val="24"/>
          <w:szCs w:val="24"/>
          <w14:ligatures w14:val="standardContextual"/>
        </w:rPr>
      </w:pPr>
      <w:r>
        <w:rPr>
          <w:noProof/>
        </w:rPr>
        <w:t>8.1</w:t>
      </w:r>
      <w:r>
        <w:rPr>
          <w:rFonts w:asciiTheme="minorHAnsi" w:hAnsiTheme="minorHAnsi" w:eastAsiaTheme="minorEastAsia" w:cstheme="minorBidi"/>
          <w:b w:val="0"/>
          <w:noProof/>
          <w:kern w:val="2"/>
          <w:sz w:val="24"/>
          <w:szCs w:val="24"/>
          <w14:ligatures w14:val="standardContextual"/>
        </w:rPr>
        <w:tab/>
      </w:r>
      <w:r>
        <w:rPr>
          <w:noProof/>
        </w:rPr>
        <w:t>Security requirements</w:t>
      </w:r>
      <w:r>
        <w:rPr>
          <w:noProof/>
        </w:rPr>
        <w:tab/>
      </w:r>
      <w:r>
        <w:rPr>
          <w:noProof/>
        </w:rPr>
        <w:fldChar w:fldCharType="begin"/>
      </w:r>
      <w:r>
        <w:rPr>
          <w:noProof/>
        </w:rPr>
        <w:instrText xml:space="preserve"> PAGEREF _Toc197424710 \h </w:instrText>
      </w:r>
      <w:r>
        <w:rPr>
          <w:noProof/>
        </w:rPr>
      </w:r>
      <w:r>
        <w:rPr>
          <w:noProof/>
        </w:rPr>
        <w:fldChar w:fldCharType="separate"/>
      </w:r>
      <w:r>
        <w:rPr>
          <w:noProof/>
        </w:rPr>
        <w:t>5</w:t>
      </w:r>
      <w:r>
        <w:rPr>
          <w:noProof/>
        </w:rPr>
        <w:fldChar w:fldCharType="end"/>
      </w:r>
    </w:p>
    <w:p w:rsidR="004D40E7" w:rsidRDefault="004D40E7" w14:paraId="2B62B474" w14:textId="341E1EC2">
      <w:pPr>
        <w:pStyle w:val="TOC3"/>
        <w:rPr>
          <w:rFonts w:asciiTheme="minorHAnsi" w:hAnsiTheme="minorHAnsi" w:eastAsiaTheme="minorEastAsia" w:cstheme="minorBidi"/>
          <w:b w:val="0"/>
          <w:noProof/>
          <w:kern w:val="2"/>
          <w:sz w:val="24"/>
          <w:szCs w:val="24"/>
          <w14:ligatures w14:val="standardContextual"/>
        </w:rPr>
      </w:pPr>
      <w:r>
        <w:rPr>
          <w:noProof/>
        </w:rPr>
        <w:t>8.1.1</w:t>
      </w:r>
      <w:r>
        <w:rPr>
          <w:rFonts w:asciiTheme="minorHAnsi" w:hAnsiTheme="minorHAnsi" w:eastAsiaTheme="minorEastAsia" w:cstheme="minorBidi"/>
          <w:b w:val="0"/>
          <w:noProof/>
          <w:kern w:val="2"/>
          <w:sz w:val="24"/>
          <w:szCs w:val="24"/>
          <w14:ligatures w14:val="standardContextual"/>
        </w:rPr>
        <w:tab/>
      </w:r>
      <w:r>
        <w:rPr>
          <w:noProof/>
        </w:rPr>
        <w:t>Authentication</w:t>
      </w:r>
      <w:r>
        <w:rPr>
          <w:noProof/>
        </w:rPr>
        <w:tab/>
      </w:r>
      <w:r>
        <w:rPr>
          <w:noProof/>
        </w:rPr>
        <w:fldChar w:fldCharType="begin"/>
      </w:r>
      <w:r>
        <w:rPr>
          <w:noProof/>
        </w:rPr>
        <w:instrText xml:space="preserve"> PAGEREF _Toc197424711 \h </w:instrText>
      </w:r>
      <w:r>
        <w:rPr>
          <w:noProof/>
        </w:rPr>
      </w:r>
      <w:r>
        <w:rPr>
          <w:noProof/>
        </w:rPr>
        <w:fldChar w:fldCharType="separate"/>
      </w:r>
      <w:r>
        <w:rPr>
          <w:noProof/>
        </w:rPr>
        <w:t>5</w:t>
      </w:r>
      <w:r>
        <w:rPr>
          <w:noProof/>
        </w:rPr>
        <w:fldChar w:fldCharType="end"/>
      </w:r>
    </w:p>
    <w:p w:rsidR="004D40E7" w:rsidRDefault="004D40E7" w14:paraId="04B18024" w14:textId="231430FB">
      <w:pPr>
        <w:pStyle w:val="TOC3"/>
        <w:rPr>
          <w:rFonts w:asciiTheme="minorHAnsi" w:hAnsiTheme="minorHAnsi" w:eastAsiaTheme="minorEastAsia" w:cstheme="minorBidi"/>
          <w:b w:val="0"/>
          <w:noProof/>
          <w:kern w:val="2"/>
          <w:sz w:val="24"/>
          <w:szCs w:val="24"/>
          <w14:ligatures w14:val="standardContextual"/>
        </w:rPr>
      </w:pPr>
      <w:r>
        <w:rPr>
          <w:noProof/>
        </w:rPr>
        <w:t>8.1.2</w:t>
      </w:r>
      <w:r>
        <w:rPr>
          <w:rFonts w:asciiTheme="minorHAnsi" w:hAnsiTheme="minorHAnsi" w:eastAsiaTheme="minorEastAsia" w:cstheme="minorBidi"/>
          <w:b w:val="0"/>
          <w:noProof/>
          <w:kern w:val="2"/>
          <w:sz w:val="24"/>
          <w:szCs w:val="24"/>
          <w14:ligatures w14:val="standardContextual"/>
        </w:rPr>
        <w:tab/>
      </w:r>
      <w:r>
        <w:rPr>
          <w:noProof/>
        </w:rPr>
        <w:t>Authorization</w:t>
      </w:r>
      <w:r>
        <w:rPr>
          <w:noProof/>
        </w:rPr>
        <w:tab/>
      </w:r>
      <w:r>
        <w:rPr>
          <w:noProof/>
        </w:rPr>
        <w:fldChar w:fldCharType="begin"/>
      </w:r>
      <w:r>
        <w:rPr>
          <w:noProof/>
        </w:rPr>
        <w:instrText xml:space="preserve"> PAGEREF _Toc197424712 \h </w:instrText>
      </w:r>
      <w:r>
        <w:rPr>
          <w:noProof/>
        </w:rPr>
      </w:r>
      <w:r>
        <w:rPr>
          <w:noProof/>
        </w:rPr>
        <w:fldChar w:fldCharType="separate"/>
      </w:r>
      <w:r>
        <w:rPr>
          <w:noProof/>
        </w:rPr>
        <w:t>5</w:t>
      </w:r>
      <w:r>
        <w:rPr>
          <w:noProof/>
        </w:rPr>
        <w:fldChar w:fldCharType="end"/>
      </w:r>
    </w:p>
    <w:p w:rsidR="004D40E7" w:rsidRDefault="004D40E7" w14:paraId="288D88D2" w14:textId="06E03973">
      <w:pPr>
        <w:pStyle w:val="TOC3"/>
        <w:rPr>
          <w:rFonts w:asciiTheme="minorHAnsi" w:hAnsiTheme="minorHAnsi" w:eastAsiaTheme="minorEastAsia" w:cstheme="minorBidi"/>
          <w:b w:val="0"/>
          <w:noProof/>
          <w:kern w:val="2"/>
          <w:sz w:val="24"/>
          <w:szCs w:val="24"/>
          <w14:ligatures w14:val="standardContextual"/>
        </w:rPr>
      </w:pPr>
      <w:r>
        <w:rPr>
          <w:noProof/>
        </w:rPr>
        <w:t>8.1.3</w:t>
      </w:r>
      <w:r>
        <w:rPr>
          <w:rFonts w:asciiTheme="minorHAnsi" w:hAnsiTheme="minorHAnsi" w:eastAsiaTheme="minorEastAsia" w:cstheme="minorBidi"/>
          <w:b w:val="0"/>
          <w:noProof/>
          <w:kern w:val="2"/>
          <w:sz w:val="24"/>
          <w:szCs w:val="24"/>
          <w14:ligatures w14:val="standardContextual"/>
        </w:rPr>
        <w:tab/>
      </w:r>
      <w:r>
        <w:rPr>
          <w:noProof/>
        </w:rPr>
        <w:t>Encryption</w:t>
      </w:r>
      <w:r>
        <w:rPr>
          <w:noProof/>
        </w:rPr>
        <w:tab/>
      </w:r>
      <w:r>
        <w:rPr>
          <w:noProof/>
        </w:rPr>
        <w:fldChar w:fldCharType="begin"/>
      </w:r>
      <w:r>
        <w:rPr>
          <w:noProof/>
        </w:rPr>
        <w:instrText xml:space="preserve"> PAGEREF _Toc197424713 \h </w:instrText>
      </w:r>
      <w:r>
        <w:rPr>
          <w:noProof/>
        </w:rPr>
      </w:r>
      <w:r>
        <w:rPr>
          <w:noProof/>
        </w:rPr>
        <w:fldChar w:fldCharType="separate"/>
      </w:r>
      <w:r>
        <w:rPr>
          <w:noProof/>
        </w:rPr>
        <w:t>5</w:t>
      </w:r>
      <w:r>
        <w:rPr>
          <w:noProof/>
        </w:rPr>
        <w:fldChar w:fldCharType="end"/>
      </w:r>
    </w:p>
    <w:p w:rsidR="004D40E7" w:rsidRDefault="004D40E7" w14:paraId="58C6AC6A" w14:textId="6DF2CA3B">
      <w:pPr>
        <w:pStyle w:val="TOC3"/>
        <w:rPr>
          <w:rFonts w:asciiTheme="minorHAnsi" w:hAnsiTheme="minorHAnsi" w:eastAsiaTheme="minorEastAsia" w:cstheme="minorBidi"/>
          <w:b w:val="0"/>
          <w:noProof/>
          <w:kern w:val="2"/>
          <w:sz w:val="24"/>
          <w:szCs w:val="24"/>
          <w14:ligatures w14:val="standardContextual"/>
        </w:rPr>
      </w:pPr>
      <w:r>
        <w:rPr>
          <w:noProof/>
        </w:rPr>
        <w:t>8.1.4</w:t>
      </w:r>
      <w:r>
        <w:rPr>
          <w:rFonts w:asciiTheme="minorHAnsi" w:hAnsiTheme="minorHAnsi" w:eastAsiaTheme="minorEastAsia" w:cstheme="minorBidi"/>
          <w:b w:val="0"/>
          <w:noProof/>
          <w:kern w:val="2"/>
          <w:sz w:val="24"/>
          <w:szCs w:val="24"/>
          <w14:ligatures w14:val="standardContextual"/>
        </w:rPr>
        <w:tab/>
      </w:r>
      <w:r>
        <w:rPr>
          <w:noProof/>
        </w:rPr>
        <w:t>Identity management</w:t>
      </w:r>
      <w:r>
        <w:rPr>
          <w:noProof/>
        </w:rPr>
        <w:tab/>
      </w:r>
      <w:r>
        <w:rPr>
          <w:noProof/>
        </w:rPr>
        <w:fldChar w:fldCharType="begin"/>
      </w:r>
      <w:r>
        <w:rPr>
          <w:noProof/>
        </w:rPr>
        <w:instrText xml:space="preserve"> PAGEREF _Toc197424714 \h </w:instrText>
      </w:r>
      <w:r>
        <w:rPr>
          <w:noProof/>
        </w:rPr>
      </w:r>
      <w:r>
        <w:rPr>
          <w:noProof/>
        </w:rPr>
        <w:fldChar w:fldCharType="separate"/>
      </w:r>
      <w:r>
        <w:rPr>
          <w:noProof/>
        </w:rPr>
        <w:t>5</w:t>
      </w:r>
      <w:r>
        <w:rPr>
          <w:noProof/>
        </w:rPr>
        <w:fldChar w:fldCharType="end"/>
      </w:r>
    </w:p>
    <w:p w:rsidR="004D40E7" w:rsidRDefault="004D40E7" w14:paraId="58D14D53" w14:textId="17691E53">
      <w:pPr>
        <w:pStyle w:val="TOC3"/>
        <w:rPr>
          <w:rFonts w:asciiTheme="minorHAnsi" w:hAnsiTheme="minorHAnsi" w:eastAsiaTheme="minorEastAsia" w:cstheme="minorBidi"/>
          <w:b w:val="0"/>
          <w:noProof/>
          <w:kern w:val="2"/>
          <w:sz w:val="24"/>
          <w:szCs w:val="24"/>
          <w14:ligatures w14:val="standardContextual"/>
        </w:rPr>
      </w:pPr>
      <w:r>
        <w:rPr>
          <w:noProof/>
        </w:rPr>
        <w:t>8.1.5</w:t>
      </w:r>
      <w:r>
        <w:rPr>
          <w:rFonts w:asciiTheme="minorHAnsi" w:hAnsiTheme="minorHAnsi" w:eastAsiaTheme="minorEastAsia" w:cstheme="minorBidi"/>
          <w:b w:val="0"/>
          <w:noProof/>
          <w:kern w:val="2"/>
          <w:sz w:val="24"/>
          <w:szCs w:val="24"/>
          <w14:ligatures w14:val="standardContextual"/>
        </w:rPr>
        <w:tab/>
      </w:r>
      <w:r>
        <w:rPr>
          <w:noProof/>
        </w:rPr>
        <w:t>Privacy and policy support</w:t>
      </w:r>
      <w:r>
        <w:rPr>
          <w:noProof/>
        </w:rPr>
        <w:tab/>
      </w:r>
      <w:r>
        <w:rPr>
          <w:noProof/>
        </w:rPr>
        <w:fldChar w:fldCharType="begin"/>
      </w:r>
      <w:r>
        <w:rPr>
          <w:noProof/>
        </w:rPr>
        <w:instrText xml:space="preserve"> PAGEREF _Toc197424715 \h </w:instrText>
      </w:r>
      <w:r>
        <w:rPr>
          <w:noProof/>
        </w:rPr>
      </w:r>
      <w:r>
        <w:rPr>
          <w:noProof/>
        </w:rPr>
        <w:fldChar w:fldCharType="separate"/>
      </w:r>
      <w:r>
        <w:rPr>
          <w:noProof/>
        </w:rPr>
        <w:t>6</w:t>
      </w:r>
      <w:r>
        <w:rPr>
          <w:noProof/>
        </w:rPr>
        <w:fldChar w:fldCharType="end"/>
      </w:r>
    </w:p>
    <w:p w:rsidR="004D40E7" w:rsidRDefault="004D40E7" w14:paraId="70905BCA" w14:textId="20FA9C38">
      <w:pPr>
        <w:pStyle w:val="TOC3"/>
        <w:rPr>
          <w:rFonts w:asciiTheme="minorHAnsi" w:hAnsiTheme="minorHAnsi" w:eastAsiaTheme="minorEastAsia" w:cstheme="minorBidi"/>
          <w:b w:val="0"/>
          <w:noProof/>
          <w:kern w:val="2"/>
          <w:sz w:val="24"/>
          <w:szCs w:val="24"/>
          <w14:ligatures w14:val="standardContextual"/>
        </w:rPr>
      </w:pPr>
      <w:r>
        <w:rPr>
          <w:noProof/>
        </w:rPr>
        <w:t>8.1.6</w:t>
      </w:r>
      <w:r>
        <w:rPr>
          <w:rFonts w:asciiTheme="minorHAnsi" w:hAnsiTheme="minorHAnsi" w:eastAsiaTheme="minorEastAsia" w:cstheme="minorBidi"/>
          <w:b w:val="0"/>
          <w:noProof/>
          <w:kern w:val="2"/>
          <w:sz w:val="24"/>
          <w:szCs w:val="24"/>
          <w14:ligatures w14:val="standardContextual"/>
        </w:rPr>
        <w:tab/>
      </w:r>
      <w:r>
        <w:rPr>
          <w:noProof/>
        </w:rPr>
        <w:t>Anonymous mode</w:t>
      </w:r>
      <w:r>
        <w:rPr>
          <w:noProof/>
        </w:rPr>
        <w:tab/>
      </w:r>
      <w:r>
        <w:rPr>
          <w:noProof/>
        </w:rPr>
        <w:fldChar w:fldCharType="begin"/>
      </w:r>
      <w:r>
        <w:rPr>
          <w:noProof/>
        </w:rPr>
        <w:instrText xml:space="preserve"> PAGEREF _Toc197424716 \h </w:instrText>
      </w:r>
      <w:r>
        <w:rPr>
          <w:noProof/>
        </w:rPr>
      </w:r>
      <w:r>
        <w:rPr>
          <w:noProof/>
        </w:rPr>
        <w:fldChar w:fldCharType="separate"/>
      </w:r>
      <w:r>
        <w:rPr>
          <w:noProof/>
        </w:rPr>
        <w:t>6</w:t>
      </w:r>
      <w:r>
        <w:rPr>
          <w:noProof/>
        </w:rPr>
        <w:fldChar w:fldCharType="end"/>
      </w:r>
    </w:p>
    <w:p w:rsidR="004D40E7" w:rsidRDefault="004D40E7" w14:paraId="6D1E5123" w14:textId="01EBF86A">
      <w:pPr>
        <w:pStyle w:val="TOC2"/>
        <w:rPr>
          <w:rFonts w:asciiTheme="minorHAnsi" w:hAnsiTheme="minorHAnsi" w:eastAsiaTheme="minorEastAsia" w:cstheme="minorBidi"/>
          <w:b w:val="0"/>
          <w:noProof/>
          <w:kern w:val="2"/>
          <w:sz w:val="24"/>
          <w:szCs w:val="24"/>
          <w14:ligatures w14:val="standardContextual"/>
        </w:rPr>
      </w:pPr>
      <w:r>
        <w:rPr>
          <w:noProof/>
        </w:rPr>
        <w:t>8.2</w:t>
      </w:r>
      <w:r>
        <w:rPr>
          <w:rFonts w:asciiTheme="minorHAnsi" w:hAnsiTheme="minorHAnsi" w:eastAsiaTheme="minorEastAsia" w:cstheme="minorBidi"/>
          <w:b w:val="0"/>
          <w:noProof/>
          <w:kern w:val="2"/>
          <w:sz w:val="24"/>
          <w:szCs w:val="24"/>
          <w14:ligatures w14:val="standardContextual"/>
        </w:rPr>
        <w:tab/>
      </w:r>
      <w:r>
        <w:rPr>
          <w:noProof/>
        </w:rPr>
        <w:t>Flexibility</w:t>
      </w:r>
      <w:r>
        <w:rPr>
          <w:noProof/>
        </w:rPr>
        <w:tab/>
      </w:r>
      <w:r>
        <w:rPr>
          <w:noProof/>
        </w:rPr>
        <w:fldChar w:fldCharType="begin"/>
      </w:r>
      <w:r>
        <w:rPr>
          <w:noProof/>
        </w:rPr>
        <w:instrText xml:space="preserve"> PAGEREF _Toc197424717 \h </w:instrText>
      </w:r>
      <w:r>
        <w:rPr>
          <w:noProof/>
        </w:rPr>
      </w:r>
      <w:r>
        <w:rPr>
          <w:noProof/>
        </w:rPr>
        <w:fldChar w:fldCharType="separate"/>
      </w:r>
      <w:r>
        <w:rPr>
          <w:noProof/>
        </w:rPr>
        <w:t>6</w:t>
      </w:r>
      <w:r>
        <w:rPr>
          <w:noProof/>
        </w:rPr>
        <w:fldChar w:fldCharType="end"/>
      </w:r>
    </w:p>
    <w:p w:rsidR="004D40E7" w:rsidRDefault="004D40E7" w14:paraId="3F1B9630" w14:textId="2EBCFDE6">
      <w:pPr>
        <w:pStyle w:val="TOC3"/>
        <w:rPr>
          <w:rFonts w:asciiTheme="minorHAnsi" w:hAnsiTheme="minorHAnsi" w:eastAsiaTheme="minorEastAsia" w:cstheme="minorBidi"/>
          <w:b w:val="0"/>
          <w:noProof/>
          <w:kern w:val="2"/>
          <w:sz w:val="24"/>
          <w:szCs w:val="24"/>
          <w14:ligatures w14:val="standardContextual"/>
        </w:rPr>
      </w:pPr>
      <w:r>
        <w:rPr>
          <w:noProof/>
        </w:rPr>
        <w:t>8.2.1</w:t>
      </w:r>
      <w:r>
        <w:rPr>
          <w:rFonts w:asciiTheme="minorHAnsi" w:hAnsiTheme="minorHAnsi" w:eastAsiaTheme="minorEastAsia" w:cstheme="minorBidi"/>
          <w:b w:val="0"/>
          <w:noProof/>
          <w:kern w:val="2"/>
          <w:sz w:val="24"/>
          <w:szCs w:val="24"/>
          <w14:ligatures w14:val="standardContextual"/>
        </w:rPr>
        <w:tab/>
      </w:r>
      <w:r>
        <w:rPr>
          <w:noProof/>
        </w:rPr>
        <w:t>Support of multiple modalities</w:t>
      </w:r>
      <w:r>
        <w:rPr>
          <w:noProof/>
        </w:rPr>
        <w:tab/>
      </w:r>
      <w:r>
        <w:rPr>
          <w:noProof/>
        </w:rPr>
        <w:fldChar w:fldCharType="begin"/>
      </w:r>
      <w:r>
        <w:rPr>
          <w:noProof/>
        </w:rPr>
        <w:instrText xml:space="preserve"> PAGEREF _Toc197424718 \h </w:instrText>
      </w:r>
      <w:r>
        <w:rPr>
          <w:noProof/>
        </w:rPr>
      </w:r>
      <w:r>
        <w:rPr>
          <w:noProof/>
        </w:rPr>
        <w:fldChar w:fldCharType="separate"/>
      </w:r>
      <w:r>
        <w:rPr>
          <w:noProof/>
        </w:rPr>
        <w:t>7</w:t>
      </w:r>
      <w:r>
        <w:rPr>
          <w:noProof/>
        </w:rPr>
        <w:fldChar w:fldCharType="end"/>
      </w:r>
    </w:p>
    <w:p w:rsidR="004D40E7" w:rsidRDefault="004D40E7" w14:paraId="205D8DA0" w14:textId="026058EE">
      <w:pPr>
        <w:pStyle w:val="TOC3"/>
        <w:rPr>
          <w:rFonts w:asciiTheme="minorHAnsi" w:hAnsiTheme="minorHAnsi" w:eastAsiaTheme="minorEastAsia" w:cstheme="minorBidi"/>
          <w:b w:val="0"/>
          <w:noProof/>
          <w:kern w:val="2"/>
          <w:sz w:val="24"/>
          <w:szCs w:val="24"/>
          <w14:ligatures w14:val="standardContextual"/>
        </w:rPr>
      </w:pPr>
      <w:r>
        <w:rPr>
          <w:noProof/>
        </w:rPr>
        <w:t>8.2.2</w:t>
      </w:r>
      <w:r>
        <w:rPr>
          <w:rFonts w:asciiTheme="minorHAnsi" w:hAnsiTheme="minorHAnsi" w:eastAsiaTheme="minorEastAsia" w:cstheme="minorBidi"/>
          <w:b w:val="0"/>
          <w:noProof/>
          <w:kern w:val="2"/>
          <w:sz w:val="24"/>
          <w:szCs w:val="24"/>
          <w14:ligatures w14:val="standardContextual"/>
        </w:rPr>
        <w:tab/>
      </w:r>
      <w:r>
        <w:rPr>
          <w:noProof/>
        </w:rPr>
        <w:t>Support of multiple concurrent sessions</w:t>
      </w:r>
      <w:r>
        <w:rPr>
          <w:noProof/>
        </w:rPr>
        <w:tab/>
      </w:r>
      <w:r>
        <w:rPr>
          <w:noProof/>
        </w:rPr>
        <w:fldChar w:fldCharType="begin"/>
      </w:r>
      <w:r>
        <w:rPr>
          <w:noProof/>
        </w:rPr>
        <w:instrText xml:space="preserve"> PAGEREF _Toc197424719 \h </w:instrText>
      </w:r>
      <w:r>
        <w:rPr>
          <w:noProof/>
        </w:rPr>
      </w:r>
      <w:r>
        <w:rPr>
          <w:noProof/>
        </w:rPr>
        <w:fldChar w:fldCharType="separate"/>
      </w:r>
      <w:r>
        <w:rPr>
          <w:noProof/>
        </w:rPr>
        <w:t>7</w:t>
      </w:r>
      <w:r>
        <w:rPr>
          <w:noProof/>
        </w:rPr>
        <w:fldChar w:fldCharType="end"/>
      </w:r>
    </w:p>
    <w:p w:rsidR="004D40E7" w:rsidRDefault="004D40E7" w14:paraId="400EF2F7" w14:textId="367D82E6">
      <w:pPr>
        <w:pStyle w:val="TOC3"/>
        <w:rPr>
          <w:rFonts w:asciiTheme="minorHAnsi" w:hAnsiTheme="minorHAnsi" w:eastAsiaTheme="minorEastAsia" w:cstheme="minorBidi"/>
          <w:b w:val="0"/>
          <w:noProof/>
          <w:kern w:val="2"/>
          <w:sz w:val="24"/>
          <w:szCs w:val="24"/>
          <w14:ligatures w14:val="standardContextual"/>
        </w:rPr>
      </w:pPr>
      <w:r>
        <w:rPr>
          <w:noProof/>
        </w:rPr>
        <w:t>8.2.3</w:t>
      </w:r>
      <w:r>
        <w:rPr>
          <w:rFonts w:asciiTheme="minorHAnsi" w:hAnsiTheme="minorHAnsi" w:eastAsiaTheme="minorEastAsia" w:cstheme="minorBidi"/>
          <w:b w:val="0"/>
          <w:noProof/>
          <w:kern w:val="2"/>
          <w:sz w:val="24"/>
          <w:szCs w:val="24"/>
          <w14:ligatures w14:val="standardContextual"/>
        </w:rPr>
        <w:tab/>
      </w:r>
      <w:r>
        <w:rPr>
          <w:noProof/>
        </w:rPr>
        <w:t>Support of multiple underlying protocols</w:t>
      </w:r>
      <w:r>
        <w:rPr>
          <w:noProof/>
        </w:rPr>
        <w:tab/>
      </w:r>
      <w:r>
        <w:rPr>
          <w:noProof/>
        </w:rPr>
        <w:fldChar w:fldCharType="begin"/>
      </w:r>
      <w:r>
        <w:rPr>
          <w:noProof/>
        </w:rPr>
        <w:instrText xml:space="preserve"> PAGEREF _Toc197424720 \h </w:instrText>
      </w:r>
      <w:r>
        <w:rPr>
          <w:noProof/>
        </w:rPr>
      </w:r>
      <w:r>
        <w:rPr>
          <w:noProof/>
        </w:rPr>
        <w:fldChar w:fldCharType="separate"/>
      </w:r>
      <w:r>
        <w:rPr>
          <w:noProof/>
        </w:rPr>
        <w:t>7</w:t>
      </w:r>
      <w:r>
        <w:rPr>
          <w:noProof/>
        </w:rPr>
        <w:fldChar w:fldCharType="end"/>
      </w:r>
    </w:p>
    <w:p w:rsidR="004D40E7" w:rsidRDefault="004D40E7" w14:paraId="188BBE48" w14:textId="5932CA55">
      <w:pPr>
        <w:pStyle w:val="TOC3"/>
        <w:rPr>
          <w:rFonts w:asciiTheme="minorHAnsi" w:hAnsiTheme="minorHAnsi" w:eastAsiaTheme="minorEastAsia" w:cstheme="minorBidi"/>
          <w:b w:val="0"/>
          <w:noProof/>
          <w:kern w:val="2"/>
          <w:sz w:val="24"/>
          <w:szCs w:val="24"/>
          <w14:ligatures w14:val="standardContextual"/>
        </w:rPr>
      </w:pPr>
      <w:r>
        <w:rPr>
          <w:noProof/>
        </w:rPr>
        <w:t>8.2.4</w:t>
      </w:r>
      <w:r>
        <w:rPr>
          <w:rFonts w:asciiTheme="minorHAnsi" w:hAnsiTheme="minorHAnsi" w:eastAsiaTheme="minorEastAsia" w:cstheme="minorBidi"/>
          <w:b w:val="0"/>
          <w:noProof/>
          <w:kern w:val="2"/>
          <w:sz w:val="24"/>
          <w:szCs w:val="24"/>
          <w14:ligatures w14:val="standardContextual"/>
        </w:rPr>
        <w:tab/>
      </w:r>
      <w:r>
        <w:rPr>
          <w:noProof/>
        </w:rPr>
        <w:t>Support of multiple platforms</w:t>
      </w:r>
      <w:r>
        <w:rPr>
          <w:noProof/>
        </w:rPr>
        <w:tab/>
      </w:r>
      <w:r>
        <w:rPr>
          <w:noProof/>
        </w:rPr>
        <w:fldChar w:fldCharType="begin"/>
      </w:r>
      <w:r>
        <w:rPr>
          <w:noProof/>
        </w:rPr>
        <w:instrText xml:space="preserve"> PAGEREF _Toc197424721 \h </w:instrText>
      </w:r>
      <w:r>
        <w:rPr>
          <w:noProof/>
        </w:rPr>
      </w:r>
      <w:r>
        <w:rPr>
          <w:noProof/>
        </w:rPr>
        <w:fldChar w:fldCharType="separate"/>
      </w:r>
      <w:r>
        <w:rPr>
          <w:noProof/>
        </w:rPr>
        <w:t>7</w:t>
      </w:r>
      <w:r>
        <w:rPr>
          <w:noProof/>
        </w:rPr>
        <w:fldChar w:fldCharType="end"/>
      </w:r>
    </w:p>
    <w:p w:rsidR="004D40E7" w:rsidRDefault="004D40E7" w14:paraId="440F8DBF" w14:textId="77B21CFA">
      <w:pPr>
        <w:pStyle w:val="TOC2"/>
        <w:rPr>
          <w:rFonts w:asciiTheme="minorHAnsi" w:hAnsiTheme="minorHAnsi" w:eastAsiaTheme="minorEastAsia" w:cstheme="minorBidi"/>
          <w:b w:val="0"/>
          <w:noProof/>
          <w:kern w:val="2"/>
          <w:sz w:val="24"/>
          <w:szCs w:val="24"/>
          <w14:ligatures w14:val="standardContextual"/>
        </w:rPr>
      </w:pPr>
      <w:r>
        <w:rPr>
          <w:noProof/>
        </w:rPr>
        <w:t>8.3</w:t>
      </w:r>
      <w:r>
        <w:rPr>
          <w:rFonts w:asciiTheme="minorHAnsi" w:hAnsiTheme="minorHAnsi" w:eastAsiaTheme="minorEastAsia" w:cstheme="minorBidi"/>
          <w:b w:val="0"/>
          <w:noProof/>
          <w:kern w:val="2"/>
          <w:sz w:val="24"/>
          <w:szCs w:val="24"/>
          <w14:ligatures w14:val="standardContextual"/>
        </w:rPr>
        <w:tab/>
      </w:r>
      <w:r>
        <w:rPr>
          <w:noProof/>
        </w:rPr>
        <w:t>Performance requirements</w:t>
      </w:r>
      <w:r>
        <w:rPr>
          <w:noProof/>
        </w:rPr>
        <w:tab/>
      </w:r>
      <w:r>
        <w:rPr>
          <w:noProof/>
        </w:rPr>
        <w:fldChar w:fldCharType="begin"/>
      </w:r>
      <w:r>
        <w:rPr>
          <w:noProof/>
        </w:rPr>
        <w:instrText xml:space="preserve"> PAGEREF _Toc197424722 \h </w:instrText>
      </w:r>
      <w:r>
        <w:rPr>
          <w:noProof/>
        </w:rPr>
      </w:r>
      <w:r>
        <w:rPr>
          <w:noProof/>
        </w:rPr>
        <w:fldChar w:fldCharType="separate"/>
      </w:r>
      <w:r>
        <w:rPr>
          <w:noProof/>
        </w:rPr>
        <w:t>7</w:t>
      </w:r>
      <w:r>
        <w:rPr>
          <w:noProof/>
        </w:rPr>
        <w:fldChar w:fldCharType="end"/>
      </w:r>
    </w:p>
    <w:p w:rsidR="004D40E7" w:rsidRDefault="004D40E7" w14:paraId="23BDBE11" w14:textId="0BD95FBE">
      <w:pPr>
        <w:pStyle w:val="TOC3"/>
        <w:rPr>
          <w:rFonts w:asciiTheme="minorHAnsi" w:hAnsiTheme="minorHAnsi" w:eastAsiaTheme="minorEastAsia" w:cstheme="minorBidi"/>
          <w:b w:val="0"/>
          <w:noProof/>
          <w:kern w:val="2"/>
          <w:sz w:val="24"/>
          <w:szCs w:val="24"/>
          <w14:ligatures w14:val="standardContextual"/>
        </w:rPr>
      </w:pPr>
      <w:r>
        <w:rPr>
          <w:noProof/>
        </w:rPr>
        <w:t>8.3.1</w:t>
      </w:r>
      <w:r>
        <w:rPr>
          <w:rFonts w:asciiTheme="minorHAnsi" w:hAnsiTheme="minorHAnsi" w:eastAsiaTheme="minorEastAsia" w:cstheme="minorBidi"/>
          <w:b w:val="0"/>
          <w:noProof/>
          <w:kern w:val="2"/>
          <w:sz w:val="24"/>
          <w:szCs w:val="24"/>
          <w14:ligatures w14:val="standardContextual"/>
        </w:rPr>
        <w:tab/>
      </w:r>
      <w:r>
        <w:rPr>
          <w:noProof/>
        </w:rPr>
        <w:t>Caching of context</w:t>
      </w:r>
      <w:r>
        <w:rPr>
          <w:noProof/>
        </w:rPr>
        <w:tab/>
      </w:r>
      <w:r>
        <w:rPr>
          <w:noProof/>
        </w:rPr>
        <w:fldChar w:fldCharType="begin"/>
      </w:r>
      <w:r>
        <w:rPr>
          <w:noProof/>
        </w:rPr>
        <w:instrText xml:space="preserve"> PAGEREF _Toc197424723 \h </w:instrText>
      </w:r>
      <w:r>
        <w:rPr>
          <w:noProof/>
        </w:rPr>
      </w:r>
      <w:r>
        <w:rPr>
          <w:noProof/>
        </w:rPr>
        <w:fldChar w:fldCharType="separate"/>
      </w:r>
      <w:r>
        <w:rPr>
          <w:noProof/>
        </w:rPr>
        <w:t>8</w:t>
      </w:r>
      <w:r>
        <w:rPr>
          <w:noProof/>
        </w:rPr>
        <w:fldChar w:fldCharType="end"/>
      </w:r>
    </w:p>
    <w:p w:rsidR="004D40E7" w:rsidRDefault="004D40E7" w14:paraId="4131584F" w14:textId="4A2DB320">
      <w:pPr>
        <w:pStyle w:val="TOC3"/>
        <w:rPr>
          <w:rFonts w:asciiTheme="minorHAnsi" w:hAnsiTheme="minorHAnsi" w:eastAsiaTheme="minorEastAsia" w:cstheme="minorBidi"/>
          <w:b w:val="0"/>
          <w:noProof/>
          <w:kern w:val="2"/>
          <w:sz w:val="24"/>
          <w:szCs w:val="24"/>
          <w14:ligatures w14:val="standardContextual"/>
        </w:rPr>
      </w:pPr>
      <w:r>
        <w:rPr>
          <w:noProof/>
        </w:rPr>
        <w:t>8.3.2</w:t>
      </w:r>
      <w:r>
        <w:rPr>
          <w:rFonts w:asciiTheme="minorHAnsi" w:hAnsiTheme="minorHAnsi" w:eastAsiaTheme="minorEastAsia" w:cstheme="minorBidi"/>
          <w:b w:val="0"/>
          <w:noProof/>
          <w:kern w:val="2"/>
          <w:sz w:val="24"/>
          <w:szCs w:val="24"/>
          <w14:ligatures w14:val="standardContextual"/>
        </w:rPr>
        <w:tab/>
      </w:r>
      <w:r>
        <w:rPr>
          <w:noProof/>
        </w:rPr>
        <w:t>Rate controls</w:t>
      </w:r>
      <w:r>
        <w:rPr>
          <w:noProof/>
        </w:rPr>
        <w:tab/>
      </w:r>
      <w:r>
        <w:rPr>
          <w:noProof/>
        </w:rPr>
        <w:fldChar w:fldCharType="begin"/>
      </w:r>
      <w:r>
        <w:rPr>
          <w:noProof/>
        </w:rPr>
        <w:instrText xml:space="preserve"> PAGEREF _Toc197424724 \h </w:instrText>
      </w:r>
      <w:r>
        <w:rPr>
          <w:noProof/>
        </w:rPr>
      </w:r>
      <w:r>
        <w:rPr>
          <w:noProof/>
        </w:rPr>
        <w:fldChar w:fldCharType="separate"/>
      </w:r>
      <w:r>
        <w:rPr>
          <w:noProof/>
        </w:rPr>
        <w:t>8</w:t>
      </w:r>
      <w:r>
        <w:rPr>
          <w:noProof/>
        </w:rPr>
        <w:fldChar w:fldCharType="end"/>
      </w:r>
    </w:p>
    <w:p w:rsidR="004D40E7" w:rsidRDefault="004D40E7" w14:paraId="1D15A924" w14:textId="31BEFA04">
      <w:pPr>
        <w:pStyle w:val="TOC3"/>
        <w:rPr>
          <w:rFonts w:asciiTheme="minorHAnsi" w:hAnsiTheme="minorHAnsi" w:eastAsiaTheme="minorEastAsia" w:cstheme="minorBidi"/>
          <w:b w:val="0"/>
          <w:noProof/>
          <w:kern w:val="2"/>
          <w:sz w:val="24"/>
          <w:szCs w:val="24"/>
          <w14:ligatures w14:val="standardContextual"/>
        </w:rPr>
      </w:pPr>
      <w:r>
        <w:rPr>
          <w:noProof/>
        </w:rPr>
        <w:t>8.3.3</w:t>
      </w:r>
      <w:r>
        <w:rPr>
          <w:rFonts w:asciiTheme="minorHAnsi" w:hAnsiTheme="minorHAnsi" w:eastAsiaTheme="minorEastAsia" w:cstheme="minorBidi"/>
          <w:b w:val="0"/>
          <w:noProof/>
          <w:kern w:val="2"/>
          <w:sz w:val="24"/>
          <w:szCs w:val="24"/>
          <w14:ligatures w14:val="standardContextual"/>
        </w:rPr>
        <w:tab/>
      </w:r>
      <w:r>
        <w:rPr>
          <w:noProof/>
        </w:rPr>
        <w:t>Denial of service prevention</w:t>
      </w:r>
      <w:r>
        <w:rPr>
          <w:noProof/>
        </w:rPr>
        <w:tab/>
      </w:r>
      <w:r>
        <w:rPr>
          <w:noProof/>
        </w:rPr>
        <w:fldChar w:fldCharType="begin"/>
      </w:r>
      <w:r>
        <w:rPr>
          <w:noProof/>
        </w:rPr>
        <w:instrText xml:space="preserve"> PAGEREF _Toc197424725 \h </w:instrText>
      </w:r>
      <w:r>
        <w:rPr>
          <w:noProof/>
        </w:rPr>
      </w:r>
      <w:r>
        <w:rPr>
          <w:noProof/>
        </w:rPr>
        <w:fldChar w:fldCharType="separate"/>
      </w:r>
      <w:r>
        <w:rPr>
          <w:noProof/>
        </w:rPr>
        <w:t>8</w:t>
      </w:r>
      <w:r>
        <w:rPr>
          <w:noProof/>
        </w:rPr>
        <w:fldChar w:fldCharType="end"/>
      </w:r>
    </w:p>
    <w:p w:rsidR="004D40E7" w:rsidRDefault="004D40E7" w14:paraId="630686C5" w14:textId="78F23A38">
      <w:pPr>
        <w:pStyle w:val="TOC3"/>
        <w:rPr>
          <w:rFonts w:asciiTheme="minorHAnsi" w:hAnsiTheme="minorHAnsi" w:eastAsiaTheme="minorEastAsia" w:cstheme="minorBidi"/>
          <w:b w:val="0"/>
          <w:noProof/>
          <w:kern w:val="2"/>
          <w:sz w:val="24"/>
          <w:szCs w:val="24"/>
          <w14:ligatures w14:val="standardContextual"/>
        </w:rPr>
      </w:pPr>
      <w:r>
        <w:rPr>
          <w:noProof/>
        </w:rPr>
        <w:t>8.3.4</w:t>
      </w:r>
      <w:r>
        <w:rPr>
          <w:rFonts w:asciiTheme="minorHAnsi" w:hAnsiTheme="minorHAnsi" w:eastAsiaTheme="minorEastAsia" w:cstheme="minorBidi"/>
          <w:b w:val="0"/>
          <w:noProof/>
          <w:kern w:val="2"/>
          <w:sz w:val="24"/>
          <w:szCs w:val="24"/>
          <w14:ligatures w14:val="standardContextual"/>
        </w:rPr>
        <w:tab/>
      </w:r>
      <w:r>
        <w:rPr>
          <w:noProof/>
        </w:rPr>
        <w:t>Real-time streaming</w:t>
      </w:r>
      <w:r>
        <w:rPr>
          <w:noProof/>
        </w:rPr>
        <w:tab/>
      </w:r>
      <w:r>
        <w:rPr>
          <w:noProof/>
        </w:rPr>
        <w:fldChar w:fldCharType="begin"/>
      </w:r>
      <w:r>
        <w:rPr>
          <w:noProof/>
        </w:rPr>
        <w:instrText xml:space="preserve"> PAGEREF _Toc197424726 \h </w:instrText>
      </w:r>
      <w:r>
        <w:rPr>
          <w:noProof/>
        </w:rPr>
      </w:r>
      <w:r>
        <w:rPr>
          <w:noProof/>
        </w:rPr>
        <w:fldChar w:fldCharType="separate"/>
      </w:r>
      <w:r>
        <w:rPr>
          <w:noProof/>
        </w:rPr>
        <w:t>8</w:t>
      </w:r>
      <w:r>
        <w:rPr>
          <w:noProof/>
        </w:rPr>
        <w:fldChar w:fldCharType="end"/>
      </w:r>
    </w:p>
    <w:p w:rsidR="004D40E7" w:rsidRDefault="004D40E7" w14:paraId="0C6D125B" w14:textId="17D939EB">
      <w:pPr>
        <w:pStyle w:val="TOC1"/>
        <w:rPr>
          <w:noProof/>
        </w:rPr>
      </w:pPr>
      <w:r>
        <w:rPr>
          <w:noProof/>
        </w:rPr>
        <w:t>9</w:t>
      </w:r>
      <w:r>
        <w:rPr>
          <w:rFonts w:asciiTheme="minorHAnsi" w:hAnsiTheme="minorHAnsi" w:eastAsiaTheme="minorEastAsia" w:cstheme="minorBidi"/>
          <w:b w:val="0"/>
          <w:noProof/>
          <w:kern w:val="2"/>
          <w:sz w:val="24"/>
          <w:szCs w:val="24"/>
          <w14:ligatures w14:val="standardContextual"/>
        </w:rPr>
        <w:tab/>
      </w:r>
      <w:r>
        <w:rPr>
          <w:noProof/>
        </w:rPr>
        <w:t>NLIP use cases</w:t>
      </w:r>
      <w:r>
        <w:rPr>
          <w:noProof/>
        </w:rPr>
        <w:tab/>
      </w:r>
      <w:r>
        <w:rPr>
          <w:noProof/>
        </w:rPr>
        <w:fldChar w:fldCharType="begin"/>
      </w:r>
      <w:r>
        <w:rPr>
          <w:noProof/>
        </w:rPr>
        <w:instrText xml:space="preserve"> PAGEREF _Toc197424727 \h </w:instrText>
      </w:r>
      <w:r>
        <w:rPr>
          <w:noProof/>
        </w:rPr>
      </w:r>
      <w:r>
        <w:rPr>
          <w:noProof/>
        </w:rPr>
        <w:fldChar w:fldCharType="separate"/>
      </w:r>
      <w:r>
        <w:rPr>
          <w:noProof/>
        </w:rPr>
        <w:t>8</w:t>
      </w:r>
      <w:r>
        <w:rPr>
          <w:noProof/>
        </w:rPr>
        <w:fldChar w:fldCharType="end"/>
      </w:r>
    </w:p>
    <w:p w:rsidR="004D40E7" w:rsidP="004D40E7" w:rsidRDefault="004D40E7" w14:paraId="1679C5C6" w14:textId="46D9F52A">
      <w:pPr>
        <w:pStyle w:val="TOC1"/>
        <w:rPr>
          <w:rFonts w:asciiTheme="minorHAnsi" w:hAnsiTheme="minorHAnsi" w:eastAsiaTheme="minorEastAsia" w:cstheme="minorBidi"/>
          <w:b w:val="0"/>
          <w:noProof/>
          <w:kern w:val="2"/>
          <w:sz w:val="24"/>
          <w:szCs w:val="24"/>
          <w14:ligatures w14:val="standardContextual"/>
        </w:rPr>
      </w:pPr>
      <w:r>
        <w:rPr>
          <w:noProof/>
        </w:rPr>
        <w:t>Bibliography</w:t>
      </w:r>
      <w:r>
        <w:rPr>
          <w:noProof/>
        </w:rPr>
        <w:tab/>
      </w:r>
      <w:r>
        <w:rPr>
          <w:noProof/>
        </w:rPr>
        <w:t>9</w:t>
      </w:r>
    </w:p>
    <w:p w:rsidRPr="004D40E7" w:rsidR="004D40E7" w:rsidP="004D40E7" w:rsidRDefault="004D40E7" w14:paraId="22F7C629" w14:textId="77777777"/>
    <w:p w:rsidR="003E745B" w:rsidP="00773457" w:rsidRDefault="00773457" w14:paraId="3A3147EB" w14:textId="4F65D7EB">
      <w:pPr>
        <w:pStyle w:val="zzContents"/>
        <w:tabs>
          <w:tab w:val="right" w:pos="9752"/>
        </w:tabs>
      </w:pPr>
      <w:r>
        <w:fldChar w:fldCharType="end"/>
      </w:r>
      <w:r w:rsidR="003E745B">
        <w:t>Introduction</w:t>
      </w:r>
    </w:p>
    <w:p w:rsidR="00797083" w:rsidP="00797083" w:rsidRDefault="00797083" w14:paraId="3B75B1E9" w14:textId="77777777">
      <w:r w:rsidRPr="00266D8F">
        <w:t xml:space="preserve">The advent of large language models (LLMs) has made an interactive natural language interaction feasible between machines in a manner that did not exist before. An implication is that a natural language interface can replace many mobile applications that are used today. </w:t>
      </w:r>
    </w:p>
    <w:p w:rsidR="00797083" w:rsidP="00797083" w:rsidRDefault="00797083" w14:paraId="2D371B4D" w14:textId="77777777">
      <w:r w:rsidRPr="00266D8F">
        <w:t>Just like the advent of the browser in 1990s simplified technology by replacing a plethora of client-side applications with a single standard application, a common natural language interaction protocol can potentially replace the plethora of mobile applications that exists today, providing a universal application layer protocol</w:t>
      </w:r>
      <w:r>
        <w:t xml:space="preserve">. </w:t>
      </w:r>
      <w:r w:rsidRPr="00266D8F">
        <w:t xml:space="preserve">Convergence to a universal application layer protocol would bring significant benefits to all segments of society – consumers can use a single application for various interactions, businesses will have a simpler maintenance burden for their IT infrastructure, and integration among different businesses can be streamlined. </w:t>
      </w:r>
    </w:p>
    <w:p w:rsidR="00797083" w:rsidP="00797083" w:rsidRDefault="00797083" w14:paraId="361F22C7" w14:textId="1EA11B66">
      <w:r w:rsidRPr="00266D8F">
        <w:t>E</w:t>
      </w:r>
      <w:r>
        <w:t>cma</w:t>
      </w:r>
      <w:r w:rsidRPr="00266D8F">
        <w:t xml:space="preserve"> Technical Committee 56 is defining this </w:t>
      </w:r>
      <w:r>
        <w:t>S</w:t>
      </w:r>
      <w:r w:rsidRPr="00266D8F">
        <w:t xml:space="preserve">tandard. </w:t>
      </w:r>
      <w:r>
        <w:t xml:space="preserve">Two Standards define the standard protocol called Natural Language Interaction Protocol (NLIP) and its binding over HTTPS/REST. </w:t>
      </w:r>
    </w:p>
    <w:p w:rsidR="00797083" w:rsidP="00797083" w:rsidRDefault="00797083" w14:paraId="638602E9" w14:textId="77777777">
      <w:r w:rsidRPr="00266D8F">
        <w:t>In this document, the motivation, requirements and design philosophy behind the NLIP Standards</w:t>
      </w:r>
      <w:r>
        <w:t xml:space="preserve"> are provided</w:t>
      </w:r>
      <w:r w:rsidRPr="00266D8F">
        <w:t xml:space="preserve">. </w:t>
      </w:r>
      <w:r>
        <w:t>S</w:t>
      </w:r>
      <w:r w:rsidRPr="00266D8F">
        <w:t>ome use-cases and sample interactions among different parties for various common scenarios</w:t>
      </w:r>
      <w:r>
        <w:t xml:space="preserve"> are also documented</w:t>
      </w:r>
      <w:r w:rsidRPr="00266D8F">
        <w:t>.</w:t>
      </w:r>
      <w:r>
        <w:t xml:space="preserve"> </w:t>
      </w:r>
    </w:p>
    <w:p w:rsidR="00C408D2" w:rsidP="00A45072" w:rsidRDefault="00C408D2" w14:paraId="2670FBBF" w14:textId="77777777"/>
    <w:p w:rsidR="005F4C4B" w:rsidP="00A45072" w:rsidRDefault="005F4C4B" w14:paraId="5776A142" w14:textId="77777777"/>
    <w:p w:rsidR="005F4C4B" w:rsidP="00A45072" w:rsidRDefault="005F4C4B" w14:paraId="7D1536C4" w14:textId="77777777"/>
    <w:p w:rsidR="005F4C4B" w:rsidP="00A45072" w:rsidRDefault="005F4C4B" w14:paraId="31E2FC95" w14:textId="77777777"/>
    <w:p w:rsidR="005F4C4B" w:rsidP="00A45072" w:rsidRDefault="005F4C4B" w14:paraId="6C00B1E0" w14:textId="77777777"/>
    <w:p w:rsidR="005F4C4B" w:rsidP="00A45072" w:rsidRDefault="005F4C4B" w14:paraId="71B4BEBB" w14:textId="77777777"/>
    <w:p w:rsidR="005F4C4B" w:rsidP="00A45072" w:rsidRDefault="005F4C4B" w14:paraId="3E05FC8D" w14:textId="77777777"/>
    <w:p w:rsidR="005F4C4B" w:rsidP="00A45072" w:rsidRDefault="005F4C4B" w14:paraId="1DFFCA72" w14:textId="77777777"/>
    <w:p w:rsidR="005F4C4B" w:rsidP="00A45072" w:rsidRDefault="005F4C4B" w14:paraId="7906396C" w14:textId="77777777"/>
    <w:p w:rsidR="005F4C4B" w:rsidP="00A45072" w:rsidRDefault="005F4C4B" w14:paraId="7ED5E568" w14:textId="77777777"/>
    <w:p w:rsidR="005F4C4B" w:rsidP="00A45072" w:rsidRDefault="005F4C4B" w14:paraId="6ECECCAD" w14:textId="77777777"/>
    <w:p w:rsidR="005F4C4B" w:rsidP="00A45072" w:rsidRDefault="005F4C4B" w14:paraId="0E8EF978" w14:textId="77777777"/>
    <w:p w:rsidR="005F4C4B" w:rsidP="00A45072" w:rsidRDefault="005F4C4B" w14:paraId="1E05245F" w14:textId="77777777"/>
    <w:p w:rsidR="005F4C4B" w:rsidP="00A45072" w:rsidRDefault="005F4C4B" w14:paraId="465117B2" w14:textId="77777777"/>
    <w:p w:rsidR="005F4C4B" w:rsidP="00A45072" w:rsidRDefault="005F4C4B" w14:paraId="3006D092" w14:textId="77777777"/>
    <w:p w:rsidR="005F4C4B" w:rsidP="00A45072" w:rsidRDefault="005F4C4B" w14:paraId="107C40C4" w14:textId="77777777"/>
    <w:p w:rsidR="005F4C4B" w:rsidP="00A45072" w:rsidRDefault="005F4C4B" w14:paraId="09CD5CDF" w14:textId="77777777"/>
    <w:p w:rsidR="005F4C4B" w:rsidP="005F4C4B" w:rsidRDefault="005F4C4B" w14:paraId="26709D4C" w14:textId="77777777">
      <w:pPr>
        <w:pStyle w:val="M0"/>
      </w:pPr>
      <w:r>
        <w:t xml:space="preserve">This Ecma Technical Report </w:t>
      </w:r>
      <w:r w:rsidR="00B25428">
        <w:t xml:space="preserve">was developed by Technical Committee &lt;number&gt; and was adopted </w:t>
      </w:r>
      <w:r>
        <w:t>by the General Assembly of &lt;month&gt; &lt;year&gt;.</w:t>
      </w:r>
    </w:p>
    <w:p w:rsidR="008C1B58" w:rsidP="008C1B58" w:rsidRDefault="00C408D2" w14:paraId="494F2E9F" w14:textId="77777777">
      <w:r>
        <w:br w:type="page"/>
      </w:r>
    </w:p>
    <w:p w:rsidR="008C1B58" w:rsidP="008C1B58" w:rsidRDefault="008C1B58" w14:paraId="7DBC6492" w14:textId="77777777"/>
    <w:p w:rsidRPr="002D75A1" w:rsidR="00CD43EB" w:rsidP="00CD43EB" w:rsidRDefault="00CD43EB" w14:paraId="3F6B3AF0" w14:textId="77777777">
      <w:pPr>
        <w:pStyle w:val="M4"/>
        <w:widowControl w:val="0"/>
        <w:pBdr>
          <w:top w:val="single" w:color="auto" w:sz="4" w:space="1"/>
          <w:left w:val="single" w:color="auto" w:sz="4" w:space="4"/>
          <w:bottom w:val="single" w:color="auto" w:sz="4" w:space="1"/>
          <w:right w:val="single" w:color="auto" w:sz="4" w:space="4"/>
        </w:pBdr>
        <w:ind w:left="0"/>
        <w:rPr>
          <w:i/>
        </w:rPr>
      </w:pPr>
      <w:r w:rsidRPr="002D75A1">
        <w:rPr>
          <w:i/>
        </w:rPr>
        <w:t>COPYRIGHT NOTICE</w:t>
      </w:r>
    </w:p>
    <w:p w:rsidRPr="002D75A1" w:rsidR="00CD43EB" w:rsidP="00CD43EB" w:rsidRDefault="00CD43EB" w14:paraId="0FC0D372" w14:textId="566DB017">
      <w:pPr>
        <w:pStyle w:val="M4"/>
        <w:widowControl w:val="0"/>
        <w:pBdr>
          <w:top w:val="single" w:color="auto" w:sz="4" w:space="1"/>
          <w:left w:val="single" w:color="auto" w:sz="4" w:space="4"/>
          <w:bottom w:val="single" w:color="auto" w:sz="4" w:space="1"/>
          <w:right w:val="single" w:color="auto" w:sz="4" w:space="4"/>
        </w:pBdr>
        <w:ind w:left="0"/>
        <w:rPr>
          <w:i/>
        </w:rPr>
      </w:pPr>
      <w:r w:rsidRPr="002D75A1">
        <w:rPr>
          <w:i/>
        </w:rPr>
        <w:t xml:space="preserve">© </w:t>
      </w:r>
      <w:r w:rsidR="00797083">
        <w:rPr>
          <w:i/>
        </w:rPr>
        <w:t>2025</w:t>
      </w:r>
      <w:r w:rsidRPr="002D75A1">
        <w:rPr>
          <w:i/>
        </w:rPr>
        <w:t xml:space="preserve"> Ecma International</w:t>
      </w:r>
    </w:p>
    <w:p w:rsidR="00CD43EB" w:rsidP="00CD43EB" w:rsidRDefault="00CD43EB" w14:paraId="737C701D" w14:textId="77777777">
      <w:pPr>
        <w:pStyle w:val="M4"/>
        <w:widowControl w:val="0"/>
        <w:pBdr>
          <w:top w:val="single" w:color="auto" w:sz="4" w:space="1"/>
          <w:left w:val="single" w:color="auto" w:sz="4" w:space="4"/>
          <w:bottom w:val="single" w:color="auto" w:sz="4" w:space="1"/>
          <w:right w:val="single" w:color="auto" w:sz="4" w:space="4"/>
        </w:pBdr>
        <w:ind w:left="0"/>
        <w:rPr>
          <w:i/>
        </w:rPr>
      </w:pPr>
      <w:r w:rsidRPr="002D75A1">
        <w:rPr>
          <w:i/>
        </w:rPr>
        <w:t xml:space="preserve">This document may be copied, published and distributed to others, and certain derivative works of it may be prepared, copied, published, and distributed, in whole or in part, provided that the above copyright notice and this Copyright License and Disclaimer are included on all such copies and derivative works. The only derivative works that are permissible under this Copyright License and Disclaimer are: </w:t>
      </w:r>
    </w:p>
    <w:p w:rsidR="00CD43EB" w:rsidP="00CD43EB" w:rsidRDefault="00CD43EB" w14:paraId="07E5EF1E" w14:textId="77777777">
      <w:pPr>
        <w:pStyle w:val="M4"/>
        <w:widowControl w:val="0"/>
        <w:pBdr>
          <w:top w:val="single" w:color="auto" w:sz="4" w:space="1"/>
          <w:left w:val="single" w:color="auto" w:sz="4" w:space="4"/>
          <w:bottom w:val="single" w:color="auto" w:sz="4" w:space="1"/>
          <w:right w:val="single" w:color="auto" w:sz="4" w:space="4"/>
        </w:pBdr>
        <w:tabs>
          <w:tab w:val="left" w:pos="426"/>
        </w:tabs>
        <w:ind w:left="426" w:hanging="426"/>
        <w:rPr>
          <w:i/>
        </w:rPr>
      </w:pPr>
      <w:r>
        <w:rPr>
          <w:i/>
        </w:rPr>
        <w:t>(i)</w:t>
      </w:r>
      <w:r>
        <w:rPr>
          <w:i/>
        </w:rPr>
        <w:tab/>
      </w:r>
      <w:r w:rsidRPr="002D75A1">
        <w:rPr>
          <w:i/>
        </w:rPr>
        <w:t>works which incorporate all or portion of this document for the purpose of providing commentary or explanation (such as an annotated version of the document),</w:t>
      </w:r>
    </w:p>
    <w:p w:rsidR="00CD43EB" w:rsidP="00CD43EB" w:rsidRDefault="00CD43EB" w14:paraId="1B12F8A4" w14:textId="77777777">
      <w:pPr>
        <w:pStyle w:val="M4"/>
        <w:widowControl w:val="0"/>
        <w:pBdr>
          <w:top w:val="single" w:color="auto" w:sz="4" w:space="1"/>
          <w:left w:val="single" w:color="auto" w:sz="4" w:space="4"/>
          <w:bottom w:val="single" w:color="auto" w:sz="4" w:space="1"/>
          <w:right w:val="single" w:color="auto" w:sz="4" w:space="4"/>
        </w:pBdr>
        <w:tabs>
          <w:tab w:val="left" w:pos="426"/>
        </w:tabs>
        <w:ind w:left="426" w:hanging="426"/>
        <w:rPr>
          <w:i/>
        </w:rPr>
      </w:pPr>
      <w:r>
        <w:rPr>
          <w:i/>
        </w:rPr>
        <w:t>(ii)</w:t>
      </w:r>
      <w:r>
        <w:rPr>
          <w:i/>
        </w:rPr>
        <w:tab/>
      </w:r>
      <w:r w:rsidRPr="002D75A1">
        <w:rPr>
          <w:i/>
        </w:rPr>
        <w:t>works which incorporate all or portion of this document for the purpose of incorporating features that provide accessibility,</w:t>
      </w:r>
    </w:p>
    <w:p w:rsidR="00CD43EB" w:rsidP="00CD43EB" w:rsidRDefault="00CD43EB" w14:paraId="41D95B88" w14:textId="77777777">
      <w:pPr>
        <w:pStyle w:val="M4"/>
        <w:widowControl w:val="0"/>
        <w:pBdr>
          <w:top w:val="single" w:color="auto" w:sz="4" w:space="1"/>
          <w:left w:val="single" w:color="auto" w:sz="4" w:space="4"/>
          <w:bottom w:val="single" w:color="auto" w:sz="4" w:space="1"/>
          <w:right w:val="single" w:color="auto" w:sz="4" w:space="4"/>
        </w:pBdr>
        <w:ind w:left="0"/>
        <w:rPr>
          <w:i/>
        </w:rPr>
      </w:pPr>
      <w:r>
        <w:rPr>
          <w:i/>
        </w:rPr>
        <w:t>(iii)</w:t>
      </w:r>
      <w:r>
        <w:rPr>
          <w:i/>
        </w:rPr>
        <w:tab/>
      </w:r>
      <w:r w:rsidRPr="002D75A1">
        <w:rPr>
          <w:i/>
        </w:rPr>
        <w:t>translations of this document into languages other than English and into different formats and</w:t>
      </w:r>
    </w:p>
    <w:p w:rsidR="00CD43EB" w:rsidP="00CD43EB" w:rsidRDefault="00CD43EB" w14:paraId="4A9953D6" w14:textId="77777777">
      <w:pPr>
        <w:pStyle w:val="M4"/>
        <w:widowControl w:val="0"/>
        <w:pBdr>
          <w:top w:val="single" w:color="auto" w:sz="4" w:space="1"/>
          <w:left w:val="single" w:color="auto" w:sz="4" w:space="4"/>
          <w:bottom w:val="single" w:color="auto" w:sz="4" w:space="1"/>
          <w:right w:val="single" w:color="auto" w:sz="4" w:space="4"/>
        </w:pBdr>
        <w:tabs>
          <w:tab w:val="left" w:pos="426"/>
        </w:tabs>
        <w:ind w:left="426" w:hanging="426"/>
        <w:rPr>
          <w:i/>
        </w:rPr>
      </w:pPr>
      <w:r>
        <w:rPr>
          <w:i/>
        </w:rPr>
        <w:t>(iv)</w:t>
      </w:r>
      <w:r>
        <w:rPr>
          <w:i/>
        </w:rPr>
        <w:tab/>
      </w:r>
      <w:r w:rsidRPr="002D75A1">
        <w:rPr>
          <w:i/>
        </w:rPr>
        <w:t>works by making use of this specification in sta</w:t>
      </w:r>
      <w:r>
        <w:rPr>
          <w:i/>
        </w:rPr>
        <w:t>ndard conformant products by im</w:t>
      </w:r>
      <w:r w:rsidRPr="002D75A1">
        <w:rPr>
          <w:i/>
        </w:rPr>
        <w:t>plementing (e.g. by copy and paste wholly or partly) the functionality therein.</w:t>
      </w:r>
    </w:p>
    <w:p w:rsidRPr="002D75A1" w:rsidR="00CD43EB" w:rsidP="00CD43EB" w:rsidRDefault="00CD43EB" w14:paraId="77321400" w14:textId="77777777">
      <w:pPr>
        <w:pStyle w:val="M4"/>
        <w:widowControl w:val="0"/>
        <w:pBdr>
          <w:top w:val="single" w:color="auto" w:sz="4" w:space="1"/>
          <w:left w:val="single" w:color="auto" w:sz="4" w:space="4"/>
          <w:bottom w:val="single" w:color="auto" w:sz="4" w:space="1"/>
          <w:right w:val="single" w:color="auto" w:sz="4" w:space="4"/>
        </w:pBdr>
        <w:ind w:left="0"/>
        <w:rPr>
          <w:i/>
        </w:rPr>
      </w:pPr>
      <w:r w:rsidRPr="002D75A1">
        <w:rPr>
          <w:i/>
        </w:rPr>
        <w:t>However, the content of this document itself may not be modified in any way, including by removing the copyright notice or references to Ecma International, except as required to translate it into languages other than English or into a different format.</w:t>
      </w:r>
    </w:p>
    <w:p w:rsidRPr="002D75A1" w:rsidR="00CD43EB" w:rsidP="00CD43EB" w:rsidRDefault="00CD43EB" w14:paraId="57364D58" w14:textId="77777777">
      <w:pPr>
        <w:pStyle w:val="M4"/>
        <w:widowControl w:val="0"/>
        <w:pBdr>
          <w:top w:val="single" w:color="auto" w:sz="4" w:space="1"/>
          <w:left w:val="single" w:color="auto" w:sz="4" w:space="4"/>
          <w:bottom w:val="single" w:color="auto" w:sz="4" w:space="1"/>
          <w:right w:val="single" w:color="auto" w:sz="4" w:space="4"/>
        </w:pBdr>
        <w:ind w:left="0"/>
        <w:rPr>
          <w:i/>
        </w:rPr>
      </w:pPr>
      <w:r w:rsidRPr="002D75A1">
        <w:rPr>
          <w:i/>
        </w:rPr>
        <w:t>The official version of an Ecma International document is the English language version on the Ecma International website. In the event of discrepancies between a translated version and the official version, the official version shall govern.</w:t>
      </w:r>
    </w:p>
    <w:p w:rsidRPr="002D75A1" w:rsidR="00CD43EB" w:rsidP="00CD43EB" w:rsidRDefault="00CD43EB" w14:paraId="594200DC" w14:textId="77777777">
      <w:pPr>
        <w:pStyle w:val="M4"/>
        <w:widowControl w:val="0"/>
        <w:pBdr>
          <w:top w:val="single" w:color="auto" w:sz="4" w:space="1"/>
          <w:left w:val="single" w:color="auto" w:sz="4" w:space="4"/>
          <w:bottom w:val="single" w:color="auto" w:sz="4" w:space="1"/>
          <w:right w:val="single" w:color="auto" w:sz="4" w:space="4"/>
        </w:pBdr>
        <w:ind w:left="0"/>
        <w:rPr>
          <w:i/>
        </w:rPr>
      </w:pPr>
      <w:r w:rsidRPr="002D75A1">
        <w:rPr>
          <w:i/>
        </w:rPr>
        <w:t>The limited permissions granted above are perpetual and will not be revoked by Ecma International or its successors or assigns.</w:t>
      </w:r>
    </w:p>
    <w:p w:rsidR="00CD43EB" w:rsidP="00CD43EB" w:rsidRDefault="00CD43EB" w14:paraId="5427D43C" w14:textId="77777777">
      <w:pPr>
        <w:widowControl w:val="0"/>
        <w:pBdr>
          <w:top w:val="single" w:color="auto" w:sz="4" w:space="1"/>
          <w:left w:val="single" w:color="auto" w:sz="4" w:space="4"/>
          <w:bottom w:val="single" w:color="auto" w:sz="4" w:space="1"/>
          <w:right w:val="single" w:color="auto" w:sz="4" w:space="4"/>
        </w:pBdr>
      </w:pPr>
      <w:r w:rsidRPr="002D75A1">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rsidR="008C1B58" w:rsidP="008C1B58" w:rsidRDefault="008C1B58" w14:paraId="1705D33F" w14:textId="77777777"/>
    <w:p w:rsidR="008C1B58" w:rsidP="008C1B58" w:rsidRDefault="008C1B58" w14:paraId="5585DC5F" w14:textId="77777777"/>
    <w:p w:rsidRPr="0026283E" w:rsidR="00C408D2" w:rsidP="00A45072" w:rsidRDefault="00C408D2" w14:paraId="0B64031B" w14:textId="77777777"/>
    <w:p w:rsidRPr="003E745B" w:rsidR="003E745B" w:rsidP="003E745B" w:rsidRDefault="003E745B" w14:paraId="16D7C714" w14:textId="77777777"/>
    <w:p w:rsidR="003E745B" w:rsidRDefault="003E745B" w14:paraId="6EFCFA71" w14:textId="77777777">
      <w:pPr>
        <w:sectPr w:rsidR="003E745B" w:rsidSect="00114EE2">
          <w:headerReference w:type="even" r:id="rId12"/>
          <w:headerReference w:type="default" r:id="rId13"/>
          <w:footerReference w:type="even" r:id="rId14"/>
          <w:footerReference w:type="default" r:id="rId15"/>
          <w:headerReference w:type="first" r:id="rId16"/>
          <w:footerReference w:type="first" r:id="rId17"/>
          <w:pgSz w:w="11906" w:h="16838" w:orient="portrait"/>
          <w:pgMar w:top="794" w:right="737" w:bottom="567" w:left="850" w:header="840" w:footer="283" w:gutter="567"/>
          <w:pgNumType w:fmt="lowerRoman" w:start="1"/>
          <w:cols w:space="720"/>
          <w:docGrid w:linePitch="272"/>
        </w:sectPr>
      </w:pPr>
    </w:p>
    <w:p w:rsidRPr="0026283E" w:rsidR="003E745B" w:rsidP="003E745B" w:rsidRDefault="00797083" w14:paraId="7A20B962" w14:textId="39105030">
      <w:pPr>
        <w:pStyle w:val="zzSTDTitle"/>
        <w:rPr>
          <w:del w:author="Dinesh Verma" w:date="2025-07-01T22:01:49.774Z" w16du:dateUtc="2025-07-01T22:01:49.774Z" w:id="279255560"/>
          <w:color w:val="auto"/>
        </w:rPr>
      </w:pPr>
      <w:r w:rsidRPr="6BF6F2DD" w:rsidR="6BF6F2DD">
        <w:rPr>
          <w:noProof/>
          <w:color w:val="auto"/>
          <w:lang w:val="en-US"/>
        </w:rPr>
        <w:t>Overview of the Natural Language Interactive Protocol (NLIP)</w:t>
      </w:r>
      <w:r w:rsidRPr="6BF6F2DD">
        <w:rPr>
          <w:color w:val="auto"/>
        </w:rPr>
        <w:fldChar w:fldCharType="begin"/>
      </w:r>
      <w:r w:rsidRPr="6BF6F2DD">
        <w:rPr>
          <w:color w:val="auto"/>
        </w:rPr>
        <w:instrText xml:space="preserve"> SET DDHeadingPage1 "INTERNATIONAL STANDARD" </w:instrText>
      </w:r>
      <w:r w:rsidRPr="6BF6F2DD">
        <w:rPr>
          <w:color w:val="auto"/>
        </w:rPr>
        <w:fldChar w:fldCharType="separate"/>
      </w:r>
      <w:bookmarkStart w:name="DDHeadingPage1" w:id="4"/>
      <w:del w:author="Dinesh Verma" w:date="2025-07-01T22:01:49.775Z" w:id="1932122981">
        <w:r w:rsidRPr="6BF6F2DD" w:rsidDel="6BF6F2DD">
          <w:rPr>
            <w:noProof/>
            <w:color w:val="auto"/>
          </w:rPr>
          <w:delText>INTERNATIONAL STANDARD</w:delText>
        </w:r>
      </w:del>
      <w:bookmarkEnd w:id="4"/>
      <w:r w:rsidRPr="6BF6F2DD">
        <w:rPr>
          <w:color w:val="auto"/>
        </w:rPr>
        <w:fldChar w:fldCharType="end"/>
      </w:r>
      <w:r w:rsidRPr="6BF6F2DD">
        <w:rPr>
          <w:color w:val="auto"/>
        </w:rPr>
        <w:fldChar w:fldCharType="begin"/>
      </w:r>
      <w:r w:rsidRPr="6BF6F2DD">
        <w:rPr>
          <w:color w:val="auto"/>
        </w:rPr>
        <w:instrText xml:space="preserve"> SET DDOrganization "© ISO/IEC 2008 – All rights reserved" </w:instrText>
      </w:r>
      <w:r w:rsidRPr="6BF6F2DD">
        <w:rPr>
          <w:color w:val="auto"/>
        </w:rPr>
        <w:fldChar w:fldCharType="separate"/>
      </w:r>
      <w:bookmarkStart w:name="DDOrganization" w:id="5"/>
      <w:del w:author="Dinesh Verma" w:date="2025-07-01T22:01:49.775Z" w:id="1304413977">
        <w:r w:rsidRPr="6BF6F2DD" w:rsidDel="6BF6F2DD">
          <w:rPr>
            <w:noProof/>
            <w:color w:val="auto"/>
          </w:rPr>
          <w:delText>© ISO/IEC 2008 – All rights reserved</w:delText>
        </w:r>
      </w:del>
      <w:bookmarkEnd w:id="5"/>
      <w:r w:rsidRPr="6BF6F2DD">
        <w:rPr>
          <w:color w:val="auto"/>
        </w:rPr>
        <w:fldChar w:fldCharType="end"/>
      </w:r>
      <w:r w:rsidRPr="6BF6F2DD">
        <w:rPr>
          <w:color w:val="auto"/>
        </w:rPr>
        <w:fldChar w:fldCharType="begin"/>
      </w:r>
      <w:r w:rsidRPr="6BF6F2DD">
        <w:rPr>
          <w:color w:val="auto"/>
        </w:rPr>
        <w:instrText xml:space="preserve"> SET LibEnteteISO "ISO/IEC 10995:2008(E)" </w:instrText>
      </w:r>
      <w:r w:rsidRPr="6BF6F2DD">
        <w:rPr>
          <w:color w:val="auto"/>
        </w:rPr>
        <w:fldChar w:fldCharType="separate"/>
      </w:r>
      <w:bookmarkStart w:name="LibEnteteISO" w:id="6"/>
      <w:del w:author="Dinesh Verma" w:date="2025-07-01T22:01:49.775Z" w:id="1311022092">
        <w:r w:rsidRPr="6BF6F2DD" w:rsidDel="6BF6F2DD">
          <w:rPr>
            <w:noProof/>
            <w:color w:val="auto"/>
          </w:rPr>
          <w:delText>ISO/IEC 10995:2008(E)</w:delText>
        </w:r>
      </w:del>
      <w:bookmarkEnd w:id="6"/>
      <w:r w:rsidRPr="6BF6F2DD">
        <w:rPr>
          <w:color w:val="auto"/>
        </w:rPr>
        <w:fldChar w:fldCharType="end"/>
      </w:r>
      <w:r w:rsidRPr="6BF6F2DD">
        <w:rPr>
          <w:color w:val="auto"/>
        </w:rPr>
        <w:fldChar w:fldCharType="begin"/>
      </w:r>
      <w:r w:rsidRPr="6BF6F2DD">
        <w:rPr>
          <w:color w:val="auto"/>
        </w:rPr>
        <w:instrText xml:space="preserve"> SET LIBTypeTitreISO " 63" </w:instrText>
      </w:r>
      <w:r w:rsidRPr="6BF6F2DD">
        <w:rPr>
          <w:color w:val="auto"/>
        </w:rPr>
        <w:fldChar w:fldCharType="separate"/>
      </w:r>
      <w:bookmarkStart w:name="LIBTypeTitreISO" w:id="7"/>
      <w:del w:author="Dinesh Verma" w:date="2025-07-01T22:01:49.775Z" w:id="1997838145">
        <w:r w:rsidRPr="6BF6F2DD" w:rsidDel="6BF6F2DD">
          <w:rPr>
            <w:noProof/>
            <w:color w:val="auto"/>
          </w:rPr>
          <w:delText xml:space="preserve"> 63</w:delText>
        </w:r>
      </w:del>
      <w:bookmarkEnd w:id="7"/>
      <w:r w:rsidRPr="6BF6F2DD">
        <w:rPr>
          <w:color w:val="auto"/>
        </w:rPr>
        <w:fldChar w:fldCharType="end"/>
      </w:r>
      <w:r w:rsidRPr="6BF6F2DD">
        <w:rPr>
          <w:color w:val="auto"/>
        </w:rPr>
        <w:fldChar w:fldCharType="begin"/>
      </w:r>
      <w:r w:rsidRPr="6BF6F2DD">
        <w:rPr>
          <w:color w:val="auto"/>
        </w:rPr>
        <w:instrText xml:space="preserve"> SET DDTITLE4 "Test method for the estimation of the archival lifetime of optical media" </w:instrText>
      </w:r>
      <w:r w:rsidRPr="6BF6F2DD">
        <w:rPr>
          <w:color w:val="auto"/>
        </w:rPr>
        <w:fldChar w:fldCharType="separate"/>
      </w:r>
      <w:bookmarkStart w:name="DDTITLE4" w:id="8"/>
      <w:del w:author="Dinesh Verma" w:date="2025-07-01T22:01:49.775Z" w:id="1457181379">
        <w:r w:rsidRPr="6BF6F2DD" w:rsidDel="6BF6F2DD">
          <w:rPr>
            <w:noProof/>
            <w:color w:val="auto"/>
          </w:rPr>
          <w:delText>Test method for the estimation of the archival lifetime of optical media</w:delText>
        </w:r>
      </w:del>
      <w:bookmarkEnd w:id="8"/>
      <w:r w:rsidRPr="6BF6F2DD">
        <w:rPr>
          <w:color w:val="auto"/>
        </w:rPr>
        <w:fldChar w:fldCharType="end"/>
      </w:r>
      <w:r w:rsidRPr="6BF6F2DD">
        <w:rPr>
          <w:color w:val="auto"/>
        </w:rPr>
        <w:fldChar w:fldCharType="begin"/>
      </w:r>
      <w:r w:rsidRPr="6BF6F2DD">
        <w:rPr>
          <w:color w:val="auto"/>
        </w:rPr>
        <w:instrText xml:space="preserve"> SET DDTITLE3 "Information technology — Digitally recorded media for information interchange and storage" </w:instrText>
      </w:r>
      <w:r w:rsidRPr="6BF6F2DD">
        <w:rPr>
          <w:color w:val="auto"/>
        </w:rPr>
        <w:fldChar w:fldCharType="separate"/>
      </w:r>
      <w:bookmarkStart w:name="DDTITLE3" w:id="9"/>
      <w:del w:author="Dinesh Verma" w:date="2025-07-01T22:01:49.775Z" w:id="1044285441">
        <w:r w:rsidRPr="6BF6F2DD" w:rsidDel="6BF6F2DD">
          <w:rPr>
            <w:noProof/>
            <w:color w:val="auto"/>
          </w:rPr>
          <w:delText>Information technology — Digitally recorded media for information interchange and storage</w:delText>
        </w:r>
      </w:del>
      <w:bookmarkEnd w:id="9"/>
      <w:r w:rsidRPr="6BF6F2DD">
        <w:rPr>
          <w:color w:val="auto"/>
        </w:rPr>
        <w:fldChar w:fldCharType="end"/>
      </w:r>
      <w:r w:rsidRPr="6BF6F2DD">
        <w:rPr>
          <w:color w:val="auto"/>
        </w:rPr>
        <w:fldChar w:fldCharType="begin"/>
      </w:r>
      <w:r w:rsidRPr="6BF6F2DD">
        <w:rPr>
          <w:color w:val="auto"/>
        </w:rPr>
        <w:instrText xml:space="preserve"> SET DDTITLE2 "Technologies de l'information — Supports enregistrés numériquement pour l'échange et le stockage d'information — Méthode d'essai pour l'estimation de la durée de vie d'archivage des supports optiques" </w:instrText>
      </w:r>
      <w:r w:rsidRPr="6BF6F2DD">
        <w:rPr>
          <w:color w:val="auto"/>
        </w:rPr>
        <w:fldChar w:fldCharType="separate"/>
      </w:r>
      <w:bookmarkStart w:name="DDTITLE2" w:id="10"/>
      <w:del w:author="Dinesh Verma" w:date="2025-07-01T22:01:49.775Z" w:id="1102366708">
        <w:r w:rsidRPr="6BF6F2DD" w:rsidDel="6BF6F2DD">
          <w:rPr>
            <w:noProof/>
            <w:color w:val="auto"/>
          </w:rPr>
          <w:delText>Technologies de l'information — Supports enregistrés numériquement pour l'échange et le stockage d'information — Méthode d'essai pour l'estimation de la durée de vie d'archivage des supports optiques</w:delText>
        </w:r>
      </w:del>
      <w:bookmarkEnd w:id="10"/>
      <w:r w:rsidRPr="6BF6F2DD">
        <w:rPr>
          <w:color w:val="auto"/>
        </w:rPr>
        <w:fldChar w:fldCharType="end"/>
      </w:r>
      <w:r w:rsidRPr="6BF6F2DD">
        <w:rPr>
          <w:color w:val="auto"/>
        </w:rPr>
        <w:fldChar w:fldCharType="begin"/>
      </w:r>
      <w:r w:rsidRPr="6BF6F2DD">
        <w:rPr>
          <w:color w:val="auto"/>
        </w:rPr>
        <w:instrText xml:space="preserve"> SET DDTITLE1 "Information technology — Digitally recorded media for information interchange and storage — Test method for the estimation of the archival lifetime of optical media" </w:instrText>
      </w:r>
      <w:r w:rsidRPr="6BF6F2DD">
        <w:rPr>
          <w:color w:val="auto"/>
        </w:rPr>
        <w:fldChar w:fldCharType="separate"/>
      </w:r>
      <w:bookmarkStart w:name="DDTITLE1" w:id="11"/>
      <w:del w:author="Dinesh Verma" w:date="2025-07-01T22:01:49.775Z" w:id="1275033479">
        <w:r w:rsidRPr="6BF6F2DD" w:rsidDel="6BF6F2DD">
          <w:rPr>
            <w:noProof/>
            <w:color w:val="auto"/>
          </w:rPr>
          <w:delText>Information technology — Digitally recorded media for information interchange and storage — Test method for the estimation of the archival lifetime of optical media</w:delText>
        </w:r>
      </w:del>
      <w:bookmarkEnd w:id="11"/>
      <w:r w:rsidRPr="6BF6F2DD">
        <w:rPr>
          <w:color w:val="auto"/>
        </w:rPr>
        <w:fldChar w:fldCharType="end"/>
      </w:r>
      <w:r w:rsidRPr="6BF6F2DD">
        <w:rPr>
          <w:color w:val="auto"/>
        </w:rPr>
        <w:fldChar w:fldCharType="begin"/>
      </w:r>
      <w:r w:rsidRPr="6BF6F2DD">
        <w:rPr>
          <w:color w:val="auto"/>
        </w:rPr>
        <w:instrText xml:space="preserve"> SET DDDocLanguage "E" </w:instrText>
      </w:r>
      <w:r w:rsidRPr="6BF6F2DD">
        <w:rPr>
          <w:color w:val="auto"/>
        </w:rPr>
        <w:fldChar w:fldCharType="separate"/>
      </w:r>
      <w:bookmarkStart w:name="DDDocLanguage" w:id="12"/>
      <w:del w:author="Dinesh Verma" w:date="2025-07-01T22:01:49.775Z" w:id="235154813">
        <w:r w:rsidRPr="6BF6F2DD" w:rsidDel="6BF6F2DD">
          <w:rPr>
            <w:noProof/>
            <w:color w:val="auto"/>
          </w:rPr>
          <w:delText>E</w:delText>
        </w:r>
      </w:del>
      <w:bookmarkEnd w:id="12"/>
      <w:r w:rsidRPr="6BF6F2DD">
        <w:rPr>
          <w:color w:val="auto"/>
        </w:rPr>
        <w:fldChar w:fldCharType="end"/>
      </w:r>
      <w:r w:rsidRPr="6BF6F2DD">
        <w:rPr>
          <w:color w:val="auto"/>
        </w:rPr>
        <w:fldChar w:fldCharType="begin"/>
      </w:r>
      <w:r w:rsidRPr="6BF6F2DD">
        <w:rPr>
          <w:color w:val="auto"/>
        </w:rPr>
        <w:instrText xml:space="preserve"> SET DDWorkDocDate "2008-02-22" </w:instrText>
      </w:r>
      <w:r w:rsidRPr="6BF6F2DD">
        <w:rPr>
          <w:color w:val="auto"/>
        </w:rPr>
        <w:fldChar w:fldCharType="separate"/>
      </w:r>
      <w:bookmarkStart w:name="DDWorkDocDate" w:id="13"/>
      <w:del w:author="Dinesh Verma" w:date="2025-07-01T22:01:49.775Z" w:id="776727743">
        <w:r w:rsidRPr="6BF6F2DD" w:rsidDel="6BF6F2DD">
          <w:rPr>
            <w:noProof/>
            <w:color w:val="auto"/>
          </w:rPr>
          <w:delText>2008-02-22</w:delText>
        </w:r>
      </w:del>
      <w:bookmarkEnd w:id="13"/>
      <w:r w:rsidRPr="6BF6F2DD">
        <w:rPr>
          <w:color w:val="auto"/>
        </w:rPr>
        <w:fldChar w:fldCharType="end"/>
      </w:r>
      <w:r w:rsidRPr="6BF6F2DD">
        <w:rPr>
          <w:color w:val="auto"/>
        </w:rPr>
        <w:fldChar w:fldCharType="begin"/>
      </w:r>
      <w:r w:rsidRPr="6BF6F2DD">
        <w:rPr>
          <w:color w:val="auto"/>
        </w:rPr>
        <w:instrText xml:space="preserve"> SET DDDocStage "(60) Publication" </w:instrText>
      </w:r>
      <w:r w:rsidRPr="6BF6F2DD">
        <w:rPr>
          <w:color w:val="auto"/>
        </w:rPr>
        <w:fldChar w:fldCharType="separate"/>
      </w:r>
      <w:bookmarkStart w:name="DDDocStage" w:id="14"/>
      <w:del w:author="Dinesh Verma" w:date="2025-07-01T22:01:49.775Z" w:id="413864495">
        <w:r w:rsidRPr="6BF6F2DD" w:rsidDel="6BF6F2DD">
          <w:rPr>
            <w:noProof/>
            <w:color w:val="auto"/>
          </w:rPr>
          <w:delText>(60) Publication</w:delText>
        </w:r>
      </w:del>
      <w:bookmarkEnd w:id="14"/>
      <w:r w:rsidRPr="6BF6F2DD">
        <w:rPr>
          <w:color w:val="auto"/>
        </w:rPr>
        <w:fldChar w:fldCharType="end"/>
      </w:r>
      <w:r w:rsidRPr="6BF6F2DD">
        <w:rPr>
          <w:color w:val="auto"/>
        </w:rPr>
        <w:fldChar w:fldCharType="begin"/>
      </w:r>
      <w:r w:rsidRPr="6BF6F2DD">
        <w:rPr>
          <w:color w:val="auto"/>
        </w:rPr>
        <w:instrText xml:space="preserve"> SET DDOrganization3 "ISO/IEC" </w:instrText>
      </w:r>
      <w:r w:rsidRPr="6BF6F2DD">
        <w:rPr>
          <w:color w:val="auto"/>
        </w:rPr>
        <w:fldChar w:fldCharType="separate"/>
      </w:r>
      <w:bookmarkStart w:name="DDOrganization3" w:id="15"/>
      <w:del w:author="Dinesh Verma" w:date="2025-07-01T22:01:49.775Z" w:id="27998834">
        <w:r w:rsidRPr="6BF6F2DD" w:rsidDel="6BF6F2DD">
          <w:rPr>
            <w:noProof/>
            <w:color w:val="auto"/>
          </w:rPr>
          <w:delText>ISO/IEC</w:delText>
        </w:r>
      </w:del>
      <w:bookmarkEnd w:id="15"/>
      <w:r w:rsidRPr="6BF6F2DD">
        <w:rPr>
          <w:color w:val="auto"/>
        </w:rPr>
        <w:fldChar w:fldCharType="end"/>
      </w:r>
      <w:r w:rsidRPr="6BF6F2DD">
        <w:rPr>
          <w:color w:val="auto"/>
        </w:rPr>
        <w:fldChar w:fldCharType="begin"/>
      </w:r>
      <w:r w:rsidRPr="6BF6F2DD">
        <w:rPr>
          <w:color w:val="auto"/>
        </w:rPr>
        <w:instrText xml:space="preserve"> SET DDOrganization1 "ISO/IEC " </w:instrText>
      </w:r>
      <w:r w:rsidRPr="6BF6F2DD">
        <w:rPr>
          <w:color w:val="auto"/>
        </w:rPr>
        <w:fldChar w:fldCharType="separate"/>
      </w:r>
      <w:bookmarkStart w:name="DDOrganization1" w:id="16"/>
      <w:del w:author="Dinesh Verma" w:date="2025-07-01T22:01:49.775Z" w:id="743074910">
        <w:r w:rsidRPr="6BF6F2DD" w:rsidDel="6BF6F2DD">
          <w:rPr>
            <w:noProof/>
            <w:color w:val="auto"/>
          </w:rPr>
          <w:delText>ISO/IEC </w:delText>
        </w:r>
      </w:del>
      <w:bookmarkEnd w:id="16"/>
      <w:r w:rsidRPr="6BF6F2DD">
        <w:rPr>
          <w:color w:val="auto"/>
        </w:rPr>
        <w:fldChar w:fldCharType="end"/>
      </w:r>
      <w:r w:rsidRPr="6BF6F2DD">
        <w:rPr>
          <w:color w:val="auto"/>
        </w:rPr>
        <w:fldChar w:fldCharType="begin"/>
      </w:r>
      <w:r w:rsidRPr="6BF6F2DD">
        <w:rPr>
          <w:color w:val="auto"/>
        </w:rPr>
        <w:instrText xml:space="preserve"> SET DDBASEYEAR "" </w:instrText>
      </w:r>
      <w:r w:rsidRPr="6BF6F2DD">
        <w:rPr>
          <w:color w:val="auto"/>
        </w:rPr>
        <w:fldChar w:fldCharType="separate"/>
      </w:r>
      <w:bookmarkStart w:name="DDBASEYEAR" w:id="17"/>
      <w:bookmarkEnd w:id="17"/>
      <w:del w:author="Dinesh Verma" w:date="2025-07-01T22:01:49.775Z" w:id="290544355">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DDAmno "" </w:instrText>
      </w:r>
      <w:r w:rsidRPr="6BF6F2DD">
        <w:rPr>
          <w:color w:val="auto"/>
        </w:rPr>
        <w:fldChar w:fldCharType="separate"/>
      </w:r>
      <w:bookmarkStart w:name="DDAmno" w:id="18"/>
      <w:bookmarkEnd w:id="18"/>
      <w:del w:author="Dinesh Verma" w:date="2025-07-01T22:01:49.775Z" w:id="1877720953">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DDDocSubType "" </w:instrText>
      </w:r>
      <w:r w:rsidRPr="6BF6F2DD">
        <w:rPr>
          <w:color w:val="auto"/>
        </w:rPr>
        <w:fldChar w:fldCharType="separate"/>
      </w:r>
      <w:bookmarkStart w:name="DDDocSubType" w:id="19"/>
      <w:bookmarkEnd w:id="19"/>
      <w:del w:author="Dinesh Verma" w:date="2025-07-01T22:01:49.775Z" w:id="187454245">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DDDocType "International Standard" </w:instrText>
      </w:r>
      <w:r w:rsidRPr="6BF6F2DD">
        <w:rPr>
          <w:color w:val="auto"/>
        </w:rPr>
        <w:fldChar w:fldCharType="separate"/>
      </w:r>
      <w:bookmarkStart w:name="DDDocType" w:id="20"/>
      <w:del w:author="Dinesh Verma" w:date="2025-07-01T22:01:49.775Z" w:id="1848857886">
        <w:r w:rsidRPr="6BF6F2DD" w:rsidDel="6BF6F2DD">
          <w:rPr>
            <w:noProof/>
            <w:color w:val="auto"/>
          </w:rPr>
          <w:delText>International Standard</w:delText>
        </w:r>
      </w:del>
      <w:bookmarkEnd w:id="20"/>
      <w:r w:rsidRPr="6BF6F2DD">
        <w:rPr>
          <w:color w:val="auto"/>
        </w:rPr>
        <w:fldChar w:fldCharType="end"/>
      </w:r>
      <w:r w:rsidRPr="6BF6F2DD">
        <w:rPr>
          <w:color w:val="auto"/>
        </w:rPr>
        <w:fldChar w:fldCharType="begin"/>
      </w:r>
      <w:r w:rsidRPr="6BF6F2DD">
        <w:rPr>
          <w:color w:val="auto"/>
        </w:rPr>
        <w:instrText xml:space="preserve"> SET DDWorkDocNo """" </w:instrText>
      </w:r>
      <w:r w:rsidRPr="6BF6F2DD">
        <w:rPr>
          <w:color w:val="auto"/>
        </w:rPr>
        <w:fldChar w:fldCharType="separate"/>
      </w:r>
      <w:bookmarkStart w:name="DDWorkDocNo" w:id="21"/>
      <w:bookmarkEnd w:id="21"/>
      <w:del w:author="Dinesh Verma" w:date="2025-07-01T22:01:49.775Z" w:id="789315053">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DDpubYear "2008" </w:instrText>
      </w:r>
      <w:r w:rsidRPr="6BF6F2DD">
        <w:rPr>
          <w:color w:val="auto"/>
        </w:rPr>
        <w:fldChar w:fldCharType="separate"/>
      </w:r>
      <w:bookmarkStart w:name="DDpubYear" w:id="22"/>
      <w:del w:author="Dinesh Verma" w:date="2025-07-01T22:01:49.775Z" w:id="1755854655">
        <w:r w:rsidRPr="6BF6F2DD" w:rsidDel="6BF6F2DD">
          <w:rPr>
            <w:noProof/>
            <w:color w:val="auto"/>
          </w:rPr>
          <w:delText>2008</w:delText>
        </w:r>
      </w:del>
      <w:bookmarkEnd w:id="22"/>
      <w:r w:rsidRPr="6BF6F2DD">
        <w:rPr>
          <w:color w:val="auto"/>
        </w:rPr>
        <w:fldChar w:fldCharType="end"/>
      </w:r>
      <w:r w:rsidRPr="6BF6F2DD">
        <w:rPr>
          <w:color w:val="auto"/>
        </w:rPr>
        <w:fldChar w:fldCharType="begin"/>
      </w:r>
      <w:r w:rsidRPr="6BF6F2DD">
        <w:rPr>
          <w:color w:val="auto"/>
        </w:rPr>
        <w:instrText xml:space="preserve"> SET DDRefNoPart "ISO/IEC 10995" </w:instrText>
      </w:r>
      <w:r w:rsidRPr="6BF6F2DD">
        <w:rPr>
          <w:color w:val="auto"/>
        </w:rPr>
        <w:fldChar w:fldCharType="separate"/>
      </w:r>
      <w:bookmarkStart w:name="DDRefNoPart" w:id="23"/>
      <w:del w:author="Dinesh Verma" w:date="2025-07-01T22:01:49.775Z" w:id="673768812">
        <w:r w:rsidRPr="6BF6F2DD" w:rsidDel="6BF6F2DD">
          <w:rPr>
            <w:noProof/>
            <w:color w:val="auto"/>
          </w:rPr>
          <w:delText>ISO/IEC 10995</w:delText>
        </w:r>
      </w:del>
      <w:bookmarkEnd w:id="23"/>
      <w:r w:rsidRPr="6BF6F2DD">
        <w:rPr>
          <w:color w:val="auto"/>
        </w:rPr>
        <w:fldChar w:fldCharType="end"/>
      </w:r>
      <w:r w:rsidRPr="6BF6F2DD">
        <w:rPr>
          <w:color w:val="auto"/>
        </w:rPr>
        <w:fldChar w:fldCharType="begin"/>
      </w:r>
      <w:r w:rsidRPr="6BF6F2DD">
        <w:rPr>
          <w:color w:val="auto"/>
        </w:rPr>
        <w:instrText xml:space="preserve"> SET DDRefGen "ISO/IEC 10995" </w:instrText>
      </w:r>
      <w:r w:rsidRPr="6BF6F2DD">
        <w:rPr>
          <w:color w:val="auto"/>
        </w:rPr>
        <w:fldChar w:fldCharType="separate"/>
      </w:r>
      <w:bookmarkStart w:name="DDRefGen" w:id="24"/>
      <w:del w:author="Dinesh Verma" w:date="2025-07-01T22:01:49.775Z" w:id="1526944634">
        <w:r w:rsidRPr="6BF6F2DD" w:rsidDel="6BF6F2DD">
          <w:rPr>
            <w:noProof/>
            <w:color w:val="auto"/>
          </w:rPr>
          <w:delText>ISO/IEC 10995</w:delText>
        </w:r>
      </w:del>
      <w:bookmarkEnd w:id="24"/>
      <w:r w:rsidRPr="6BF6F2DD">
        <w:rPr>
          <w:color w:val="auto"/>
        </w:rPr>
        <w:fldChar w:fldCharType="end"/>
      </w:r>
      <w:r w:rsidRPr="6BF6F2DD">
        <w:rPr>
          <w:color w:val="auto"/>
        </w:rPr>
        <w:fldChar w:fldCharType="begin"/>
      </w:r>
      <w:r w:rsidRPr="6BF6F2DD">
        <w:rPr>
          <w:color w:val="auto"/>
        </w:rPr>
        <w:instrText xml:space="preserve"> SET DDRefNum "ISO/IEC 10995" </w:instrText>
      </w:r>
      <w:r w:rsidRPr="6BF6F2DD">
        <w:rPr>
          <w:color w:val="auto"/>
        </w:rPr>
        <w:fldChar w:fldCharType="separate"/>
      </w:r>
      <w:bookmarkStart w:name="DDRefNum" w:id="25"/>
      <w:del w:author="Dinesh Verma" w:date="2025-07-01T22:01:49.775Z" w:id="35296673">
        <w:r w:rsidRPr="6BF6F2DD" w:rsidDel="6BF6F2DD">
          <w:rPr>
            <w:noProof/>
            <w:color w:val="auto"/>
          </w:rPr>
          <w:delText>ISO/IEC 10995</w:delText>
        </w:r>
      </w:del>
      <w:bookmarkEnd w:id="25"/>
      <w:r w:rsidRPr="6BF6F2DD">
        <w:rPr>
          <w:color w:val="auto"/>
        </w:rPr>
        <w:fldChar w:fldCharType="end"/>
      </w:r>
      <w:r w:rsidRPr="6BF6F2DD">
        <w:rPr>
          <w:color w:val="auto"/>
        </w:rPr>
        <w:fldChar w:fldCharType="begin"/>
      </w:r>
      <w:r w:rsidRPr="6BF6F2DD">
        <w:rPr>
          <w:color w:val="auto"/>
        </w:rPr>
        <w:instrText xml:space="preserve"> SET DDSCSecr "" </w:instrText>
      </w:r>
      <w:r w:rsidRPr="6BF6F2DD">
        <w:rPr>
          <w:color w:val="auto"/>
        </w:rPr>
        <w:fldChar w:fldCharType="separate"/>
      </w:r>
      <w:bookmarkStart w:name="DDSCSecr" w:id="26"/>
      <w:bookmarkEnd w:id="26"/>
      <w:del w:author="Dinesh Verma" w:date="2025-07-01T22:01:49.775Z" w:id="795600699">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DDSecr "" </w:instrText>
      </w:r>
      <w:r w:rsidRPr="6BF6F2DD">
        <w:rPr>
          <w:color w:val="auto"/>
        </w:rPr>
        <w:fldChar w:fldCharType="separate"/>
      </w:r>
      <w:bookmarkStart w:name="DDSecr" w:id="27"/>
      <w:bookmarkEnd w:id="27"/>
      <w:del w:author="Dinesh Verma" w:date="2025-07-01T22:01:49.775Z" w:id="970717460">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DDSCTitle "" </w:instrText>
      </w:r>
      <w:r w:rsidRPr="6BF6F2DD">
        <w:rPr>
          <w:color w:val="auto"/>
        </w:rPr>
        <w:fldChar w:fldCharType="separate"/>
      </w:r>
      <w:bookmarkStart w:name="DDSCTitle" w:id="28"/>
      <w:bookmarkEnd w:id="28"/>
      <w:del w:author="Dinesh Verma" w:date="2025-07-01T22:01:49.775Z" w:id="1624288171">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DDTCTitle "Information technology" </w:instrText>
      </w:r>
      <w:r w:rsidRPr="6BF6F2DD">
        <w:rPr>
          <w:color w:val="auto"/>
        </w:rPr>
        <w:fldChar w:fldCharType="separate"/>
      </w:r>
      <w:bookmarkStart w:name="DDTCTitle" w:id="29"/>
      <w:del w:author="Dinesh Verma" w:date="2025-07-01T22:01:49.775Z" w:id="1176573045">
        <w:r w:rsidRPr="6BF6F2DD" w:rsidDel="6BF6F2DD">
          <w:rPr>
            <w:noProof/>
            <w:color w:val="auto"/>
          </w:rPr>
          <w:delText>Information technology</w:delText>
        </w:r>
      </w:del>
      <w:bookmarkEnd w:id="29"/>
      <w:r w:rsidRPr="6BF6F2DD">
        <w:rPr>
          <w:color w:val="auto"/>
        </w:rPr>
        <w:fldChar w:fldCharType="end"/>
      </w:r>
      <w:r w:rsidRPr="6BF6F2DD">
        <w:rPr>
          <w:color w:val="auto"/>
        </w:rPr>
        <w:fldChar w:fldCharType="begin"/>
      </w:r>
      <w:r w:rsidRPr="6BF6F2DD">
        <w:rPr>
          <w:color w:val="auto"/>
        </w:rPr>
        <w:instrText xml:space="preserve"> SET DDWGNum "" </w:instrText>
      </w:r>
      <w:r w:rsidRPr="6BF6F2DD">
        <w:rPr>
          <w:color w:val="auto"/>
        </w:rPr>
        <w:fldChar w:fldCharType="separate"/>
      </w:r>
      <w:bookmarkStart w:name="DDWGNum" w:id="30"/>
      <w:bookmarkEnd w:id="30"/>
      <w:del w:author="Dinesh Verma" w:date="2025-07-01T22:01:49.775Z" w:id="297279496">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DDSCNum "" </w:instrText>
      </w:r>
      <w:r w:rsidRPr="6BF6F2DD">
        <w:rPr>
          <w:color w:val="auto"/>
        </w:rPr>
        <w:fldChar w:fldCharType="separate"/>
      </w:r>
      <w:bookmarkStart w:name="DDSCNum" w:id="31"/>
      <w:bookmarkEnd w:id="31"/>
      <w:del w:author="Dinesh Verma" w:date="2025-07-01T22:01:49.775Z" w:id="437512769">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DDTCNum "JTC1" </w:instrText>
      </w:r>
      <w:r w:rsidRPr="6BF6F2DD">
        <w:rPr>
          <w:color w:val="auto"/>
        </w:rPr>
        <w:fldChar w:fldCharType="separate"/>
      </w:r>
      <w:bookmarkStart w:name="DDTCNum" w:id="32"/>
      <w:del w:author="Dinesh Verma" w:date="2025-07-01T22:01:49.775Z" w:id="322599083">
        <w:r w:rsidRPr="6BF6F2DD" w:rsidDel="6BF6F2DD">
          <w:rPr>
            <w:noProof/>
            <w:color w:val="auto"/>
          </w:rPr>
          <w:delText>JTC1</w:delText>
        </w:r>
      </w:del>
      <w:bookmarkEnd w:id="32"/>
      <w:r w:rsidRPr="6BF6F2DD">
        <w:rPr>
          <w:color w:val="auto"/>
        </w:rPr>
        <w:fldChar w:fldCharType="end"/>
      </w:r>
      <w:r w:rsidRPr="6BF6F2DD">
        <w:rPr>
          <w:color w:val="auto"/>
        </w:rPr>
        <w:fldChar w:fldCharType="begin"/>
      </w:r>
      <w:r w:rsidRPr="6BF6F2DD">
        <w:rPr>
          <w:color w:val="auto"/>
        </w:rPr>
        <w:instrText xml:space="preserve"> SET LIBLANG " 2" </w:instrText>
      </w:r>
      <w:r w:rsidRPr="6BF6F2DD">
        <w:rPr>
          <w:color w:val="auto"/>
        </w:rPr>
        <w:fldChar w:fldCharType="separate"/>
      </w:r>
      <w:bookmarkStart w:name="LIBLANG" w:id="33"/>
      <w:del w:author="Dinesh Verma" w:date="2025-07-01T22:01:49.775Z" w:id="1701228751">
        <w:r w:rsidRPr="6BF6F2DD" w:rsidDel="6BF6F2DD">
          <w:rPr>
            <w:noProof/>
            <w:color w:val="auto"/>
          </w:rPr>
          <w:delText xml:space="preserve"> 2</w:delText>
        </w:r>
      </w:del>
      <w:bookmarkEnd w:id="33"/>
      <w:r w:rsidRPr="6BF6F2DD">
        <w:rPr>
          <w:color w:val="auto"/>
        </w:rPr>
        <w:fldChar w:fldCharType="end"/>
      </w:r>
      <w:r w:rsidRPr="6BF6F2DD">
        <w:rPr>
          <w:color w:val="auto"/>
        </w:rPr>
        <w:fldChar w:fldCharType="begin"/>
      </w:r>
      <w:r w:rsidRPr="6BF6F2DD">
        <w:rPr>
          <w:color w:val="auto"/>
        </w:rPr>
        <w:instrText xml:space="preserve"> SET libH2NAME "Heading 2" </w:instrText>
      </w:r>
      <w:r w:rsidRPr="6BF6F2DD">
        <w:rPr>
          <w:color w:val="auto"/>
        </w:rPr>
        <w:fldChar w:fldCharType="separate"/>
      </w:r>
      <w:bookmarkStart w:name="libH2NAME" w:id="34"/>
      <w:del w:author="Dinesh Verma" w:date="2025-07-01T22:01:49.775Z" w:id="1154804040">
        <w:r w:rsidRPr="6BF6F2DD" w:rsidDel="6BF6F2DD">
          <w:rPr>
            <w:noProof/>
            <w:color w:val="auto"/>
          </w:rPr>
          <w:delText>Heading 2</w:delText>
        </w:r>
      </w:del>
      <w:bookmarkEnd w:id="34"/>
      <w:r w:rsidRPr="6BF6F2DD">
        <w:rPr>
          <w:color w:val="auto"/>
        </w:rPr>
        <w:fldChar w:fldCharType="end"/>
      </w:r>
      <w:r w:rsidRPr="6BF6F2DD">
        <w:rPr>
          <w:color w:val="auto"/>
        </w:rPr>
        <w:fldChar w:fldCharType="begin"/>
      </w:r>
      <w:r w:rsidRPr="6BF6F2DD">
        <w:rPr>
          <w:color w:val="auto"/>
        </w:rPr>
        <w:instrText xml:space="preserve"> SET libH1NAME "Heading 1" </w:instrText>
      </w:r>
      <w:r w:rsidRPr="6BF6F2DD">
        <w:rPr>
          <w:color w:val="auto"/>
        </w:rPr>
        <w:fldChar w:fldCharType="separate"/>
      </w:r>
      <w:bookmarkStart w:name="libH1NAME" w:id="35"/>
      <w:del w:author="Dinesh Verma" w:date="2025-07-01T22:01:49.775Z" w:id="1952975769">
        <w:r w:rsidRPr="6BF6F2DD" w:rsidDel="6BF6F2DD">
          <w:rPr>
            <w:noProof/>
            <w:color w:val="auto"/>
          </w:rPr>
          <w:delText>Heading 1</w:delText>
        </w:r>
      </w:del>
      <w:bookmarkEnd w:id="35"/>
      <w:r w:rsidRPr="6BF6F2DD">
        <w:rPr>
          <w:color w:val="auto"/>
        </w:rPr>
        <w:fldChar w:fldCharType="end"/>
      </w:r>
      <w:r w:rsidRPr="6BF6F2DD">
        <w:rPr>
          <w:color w:val="auto"/>
        </w:rPr>
        <w:fldChar w:fldCharType="begin"/>
      </w:r>
      <w:r w:rsidRPr="6BF6F2DD">
        <w:rPr>
          <w:color w:val="auto"/>
        </w:rPr>
        <w:instrText xml:space="preserve"> SET LibDesc "" </w:instrText>
      </w:r>
      <w:r w:rsidRPr="6BF6F2DD">
        <w:rPr>
          <w:color w:val="auto"/>
        </w:rPr>
        <w:fldChar w:fldCharType="separate"/>
      </w:r>
      <w:bookmarkStart w:name="LibDesc" w:id="36"/>
      <w:bookmarkEnd w:id="36"/>
      <w:del w:author="Dinesh Verma" w:date="2025-07-01T22:01:49.775Z" w:id="1850604068">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LibDescD "" </w:instrText>
      </w:r>
      <w:r w:rsidRPr="6BF6F2DD">
        <w:rPr>
          <w:color w:val="auto"/>
        </w:rPr>
        <w:fldChar w:fldCharType="separate"/>
      </w:r>
      <w:bookmarkStart w:name="LibDescD" w:id="37"/>
      <w:bookmarkEnd w:id="37"/>
      <w:del w:author="Dinesh Verma" w:date="2025-07-01T22:01:49.775Z" w:id="2106088387">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LibDescE "" </w:instrText>
      </w:r>
      <w:r w:rsidRPr="6BF6F2DD">
        <w:rPr>
          <w:color w:val="auto"/>
        </w:rPr>
        <w:fldChar w:fldCharType="separate"/>
      </w:r>
      <w:bookmarkStart w:name="LibDescE" w:id="38"/>
      <w:bookmarkEnd w:id="38"/>
      <w:del w:author="Dinesh Verma" w:date="2025-07-01T22:01:49.775Z" w:id="876829753">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LibDescF "" </w:instrText>
      </w:r>
      <w:r w:rsidRPr="6BF6F2DD">
        <w:rPr>
          <w:color w:val="auto"/>
        </w:rPr>
        <w:fldChar w:fldCharType="separate"/>
      </w:r>
      <w:bookmarkStart w:name="LibDescF" w:id="39"/>
      <w:bookmarkEnd w:id="39"/>
      <w:del w:author="Dinesh Verma" w:date="2025-07-01T22:01:49.775Z" w:id="1727987002">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NATSubVer "" </w:instrText>
      </w:r>
      <w:r w:rsidRPr="6BF6F2DD">
        <w:rPr>
          <w:color w:val="auto"/>
        </w:rPr>
        <w:fldChar w:fldCharType="separate"/>
      </w:r>
      <w:bookmarkStart w:name="NATSubVer" w:id="40"/>
      <w:bookmarkEnd w:id="40"/>
      <w:del w:author="Dinesh Verma" w:date="2025-07-01T22:01:49.775Z" w:id="667925510">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CENSubVer "0" </w:instrText>
      </w:r>
      <w:r w:rsidRPr="6BF6F2DD">
        <w:rPr>
          <w:color w:val="auto"/>
        </w:rPr>
        <w:fldChar w:fldCharType="separate"/>
      </w:r>
      <w:bookmarkStart w:name="CENSubVer" w:id="41"/>
      <w:del w:author="Dinesh Verma" w:date="2025-07-01T22:01:49.775Z" w:id="243526648">
        <w:r w:rsidRPr="6BF6F2DD" w:rsidDel="6BF6F2DD">
          <w:rPr>
            <w:noProof/>
            <w:color w:val="auto"/>
          </w:rPr>
          <w:delText>0</w:delText>
        </w:r>
      </w:del>
      <w:bookmarkEnd w:id="41"/>
      <w:r w:rsidRPr="6BF6F2DD">
        <w:rPr>
          <w:color w:val="auto"/>
        </w:rPr>
        <w:fldChar w:fldCharType="end"/>
      </w:r>
      <w:r w:rsidRPr="6BF6F2DD">
        <w:rPr>
          <w:color w:val="auto"/>
        </w:rPr>
        <w:fldChar w:fldCharType="begin"/>
      </w:r>
      <w:r w:rsidRPr="6BF6F2DD">
        <w:rPr>
          <w:color w:val="auto"/>
        </w:rPr>
        <w:instrText xml:space="preserve"> SET ISOSubVer " CR6" </w:instrText>
      </w:r>
      <w:r w:rsidRPr="6BF6F2DD">
        <w:rPr>
          <w:color w:val="auto"/>
        </w:rPr>
        <w:fldChar w:fldCharType="separate"/>
      </w:r>
      <w:bookmarkStart w:name="ISOSubVer" w:id="42"/>
      <w:del w:author="Dinesh Verma" w:date="2025-07-01T22:01:49.775Z" w:id="1653601573">
        <w:r w:rsidRPr="6BF6F2DD" w:rsidDel="6BF6F2DD">
          <w:rPr>
            <w:noProof/>
            <w:color w:val="auto"/>
          </w:rPr>
          <w:delText xml:space="preserve"> CR6</w:delText>
        </w:r>
      </w:del>
      <w:bookmarkEnd w:id="42"/>
      <w:r w:rsidRPr="6BF6F2DD">
        <w:rPr>
          <w:color w:val="auto"/>
        </w:rPr>
        <w:fldChar w:fldCharType="end"/>
      </w:r>
      <w:r w:rsidRPr="6BF6F2DD">
        <w:rPr>
          <w:color w:val="auto"/>
        </w:rPr>
        <w:fldChar w:fldCharType="begin"/>
      </w:r>
      <w:r w:rsidRPr="6BF6F2DD">
        <w:rPr>
          <w:color w:val="auto"/>
        </w:rPr>
        <w:instrText xml:space="preserve"> SET LIBVerMSDN "STD Version 2.2" </w:instrText>
      </w:r>
      <w:r w:rsidRPr="6BF6F2DD">
        <w:rPr>
          <w:color w:val="auto"/>
        </w:rPr>
        <w:fldChar w:fldCharType="separate"/>
      </w:r>
      <w:bookmarkStart w:name="LIBVerMSDN" w:id="43"/>
      <w:del w:author="Dinesh Verma" w:date="2025-07-01T22:01:49.775Z" w:id="1444739007">
        <w:r w:rsidRPr="6BF6F2DD" w:rsidDel="6BF6F2DD">
          <w:rPr>
            <w:noProof/>
            <w:color w:val="auto"/>
          </w:rPr>
          <w:delText>STD Version 2.2</w:delText>
        </w:r>
      </w:del>
      <w:bookmarkEnd w:id="43"/>
      <w:r w:rsidRPr="6BF6F2DD">
        <w:rPr>
          <w:color w:val="auto"/>
        </w:rPr>
        <w:fldChar w:fldCharType="end"/>
      </w:r>
      <w:r w:rsidRPr="6BF6F2DD">
        <w:rPr>
          <w:color w:val="auto"/>
        </w:rPr>
        <w:fldChar w:fldCharType="begin"/>
      </w:r>
      <w:r w:rsidRPr="6BF6F2DD">
        <w:rPr>
          <w:color w:val="auto"/>
        </w:rPr>
        <w:instrText xml:space="preserve"> SET LIBStageCode "60" </w:instrText>
      </w:r>
      <w:r w:rsidRPr="6BF6F2DD">
        <w:rPr>
          <w:color w:val="auto"/>
        </w:rPr>
        <w:fldChar w:fldCharType="separate"/>
      </w:r>
      <w:bookmarkStart w:name="LIBStageCode" w:id="44"/>
      <w:del w:author="Dinesh Verma" w:date="2025-07-01T22:01:49.775Z" w:id="1806892898">
        <w:r w:rsidRPr="6BF6F2DD" w:rsidDel="6BF6F2DD">
          <w:rPr>
            <w:noProof/>
            <w:color w:val="auto"/>
          </w:rPr>
          <w:delText>60</w:delText>
        </w:r>
      </w:del>
      <w:bookmarkEnd w:id="44"/>
      <w:r w:rsidRPr="6BF6F2DD">
        <w:rPr>
          <w:color w:val="auto"/>
        </w:rPr>
        <w:fldChar w:fldCharType="end"/>
      </w:r>
      <w:r w:rsidRPr="6BF6F2DD">
        <w:rPr>
          <w:color w:val="auto"/>
        </w:rPr>
        <w:fldChar w:fldCharType="begin"/>
      </w:r>
      <w:r w:rsidRPr="6BF6F2DD">
        <w:rPr>
          <w:color w:val="auto"/>
        </w:rPr>
        <w:instrText xml:space="preserve"> SET LibRpl "" </w:instrText>
      </w:r>
      <w:r w:rsidRPr="6BF6F2DD">
        <w:rPr>
          <w:color w:val="auto"/>
        </w:rPr>
        <w:fldChar w:fldCharType="separate"/>
      </w:r>
      <w:bookmarkStart w:name="LibRpl" w:id="45"/>
      <w:bookmarkEnd w:id="45"/>
      <w:del w:author="Dinesh Verma" w:date="2025-07-01T22:01:49.775Z" w:id="2013928352">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LibICS "" </w:instrText>
      </w:r>
      <w:r w:rsidRPr="6BF6F2DD">
        <w:rPr>
          <w:color w:val="auto"/>
        </w:rPr>
        <w:fldChar w:fldCharType="separate"/>
      </w:r>
      <w:bookmarkStart w:name="LibICS" w:id="46"/>
      <w:bookmarkEnd w:id="46"/>
      <w:del w:author="Dinesh Verma" w:date="2025-07-01T22:01:49.775Z" w:id="608365512">
        <w:r w:rsidRPr="6BF6F2DD" w:rsidDel="6BF6F2DD">
          <w:rPr>
            <w:noProof/>
            <w:color w:val="auto"/>
          </w:rPr>
          <w:delText xml:space="preserve"> </w:delText>
        </w:r>
      </w:del>
      <w:r w:rsidRPr="6BF6F2DD">
        <w:rPr>
          <w:color w:val="auto"/>
        </w:rPr>
        <w:fldChar w:fldCharType="end"/>
      </w:r>
      <w:r w:rsidRPr="6BF6F2DD">
        <w:rPr>
          <w:color w:val="auto"/>
        </w:rPr>
        <w:fldChar w:fldCharType="begin"/>
      </w:r>
      <w:r w:rsidRPr="6BF6F2DD">
        <w:rPr>
          <w:color w:val="auto"/>
        </w:rPr>
        <w:instrText xml:space="preserve"> SET LIBFIL " 4" </w:instrText>
      </w:r>
      <w:r w:rsidRPr="6BF6F2DD">
        <w:rPr>
          <w:color w:val="auto"/>
        </w:rPr>
        <w:fldChar w:fldCharType="separate"/>
      </w:r>
      <w:bookmarkStart w:name="LIBFIL" w:id="47"/>
      <w:del w:author="Dinesh Verma" w:date="2025-07-01T22:01:49.775Z" w:id="1064171489">
        <w:r w:rsidRPr="6BF6F2DD" w:rsidDel="6BF6F2DD">
          <w:rPr>
            <w:noProof/>
            <w:color w:val="auto"/>
          </w:rPr>
          <w:delText xml:space="preserve"> 4</w:delText>
        </w:r>
      </w:del>
      <w:bookmarkEnd w:id="47"/>
      <w:r w:rsidRPr="6BF6F2DD">
        <w:rPr>
          <w:color w:val="auto"/>
        </w:rPr>
        <w:fldChar w:fldCharType="end"/>
      </w:r>
      <w:r w:rsidRPr="6BF6F2DD">
        <w:rPr>
          <w:color w:val="auto"/>
        </w:rPr>
        <w:fldChar w:fldCharType="begin"/>
      </w:r>
      <w:r w:rsidRPr="6BF6F2DD">
        <w:rPr>
          <w:color w:val="auto"/>
        </w:rPr>
        <w:instrText xml:space="preserve"> SET LIBEnFileName "O:\Documents\JTC001\SC023\046554 - ISO_IEC CD 10995 (Ed 1)\60.00\310\046554e\C046554e.doc" </w:instrText>
      </w:r>
      <w:r w:rsidRPr="6BF6F2DD">
        <w:rPr>
          <w:color w:val="auto"/>
        </w:rPr>
        <w:fldChar w:fldCharType="separate"/>
      </w:r>
      <w:bookmarkStart w:name="LIBEnFileName" w:id="48"/>
      <w:del w:author="Dinesh Verma" w:date="2025-07-01T22:01:49.775Z" w:id="1338020785">
        <w:r w:rsidRPr="6BF6F2DD" w:rsidDel="6BF6F2DD">
          <w:rPr>
            <w:noProof/>
            <w:color w:val="auto"/>
          </w:rPr>
          <w:delText>O:\Documents\JTC001\SC023\046554 - ISO_IEC CD 10995 (Ed 1)\60.00\310\046554e\C046554e.doc</w:delText>
        </w:r>
      </w:del>
      <w:bookmarkEnd w:id="48"/>
      <w:r w:rsidRPr="6BF6F2DD">
        <w:rPr>
          <w:color w:val="auto"/>
        </w:rPr>
        <w:fldChar w:fldCharType="end"/>
      </w:r>
      <w:r w:rsidRPr="6BF6F2DD">
        <w:rPr>
          <w:color w:val="auto"/>
          <w:lang w:val="fr-FR"/>
        </w:rPr>
        <w:fldChar w:fldCharType="begin"/>
      </w:r>
      <w:r w:rsidRPr="6BF6F2DD">
        <w:rPr>
          <w:color w:val="auto"/>
          <w:lang w:val="en-US"/>
        </w:rPr>
        <w:instrText xml:space="preserve"> SET LIBFrFileName ""</w:instrText>
      </w:r>
      <w:r w:rsidRPr="6BF6F2DD">
        <w:rPr>
          <w:color w:val="auto"/>
          <w:lang w:val="fr-FR"/>
        </w:rPr>
        <w:fldChar w:fldCharType="separate"/>
      </w:r>
      <w:bookmarkStart w:name="LIBFrFileName" w:id="49"/>
      <w:bookmarkEnd w:id="49"/>
      <w:del w:author="Dinesh Verma" w:date="2025-07-01T22:01:49.775Z" w:id="1244478183">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LIBDeFileName ""</w:instrText>
      </w:r>
      <w:r w:rsidRPr="6BF6F2DD">
        <w:rPr>
          <w:color w:val="auto"/>
          <w:lang w:val="fr-FR"/>
        </w:rPr>
        <w:fldChar w:fldCharType="separate"/>
      </w:r>
      <w:bookmarkStart w:name="LIBDeFileName" w:id="50"/>
      <w:bookmarkEnd w:id="50"/>
      <w:del w:author="Dinesh Verma" w:date="2025-07-01T22:01:49.775Z" w:id="2069924174">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LIBNatFileName ""</w:instrText>
      </w:r>
      <w:r w:rsidRPr="6BF6F2DD">
        <w:rPr>
          <w:color w:val="auto"/>
          <w:lang w:val="fr-FR"/>
        </w:rPr>
        <w:fldChar w:fldCharType="separate"/>
      </w:r>
      <w:bookmarkStart w:name="LIBNatFileName" w:id="51"/>
      <w:bookmarkEnd w:id="51"/>
      <w:del w:author="Dinesh Verma" w:date="2025-07-01T22:01:49.775Z" w:id="1581631689">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LIBFileOld "" </w:instrText>
      </w:r>
      <w:r w:rsidRPr="6BF6F2DD">
        <w:rPr>
          <w:color w:val="auto"/>
          <w:lang w:val="fr-FR"/>
        </w:rPr>
        <w:fldChar w:fldCharType="separate"/>
      </w:r>
      <w:bookmarkStart w:name="LIBFileOld" w:id="52"/>
      <w:bookmarkEnd w:id="52"/>
      <w:del w:author="Dinesh Verma" w:date="2025-07-01T22:01:49.775Z" w:id="2023279357">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LIBTypeTitreCEN "" </w:instrText>
      </w:r>
      <w:r w:rsidRPr="6BF6F2DD">
        <w:rPr>
          <w:color w:val="auto"/>
          <w:lang w:val="fr-FR"/>
        </w:rPr>
        <w:fldChar w:fldCharType="separate"/>
      </w:r>
      <w:bookmarkStart w:name="LIBTypeTitre" w:id="53"/>
      <w:bookmarkStart w:name="LIBTypeTitreCEN" w:id="54"/>
      <w:bookmarkEnd w:id="53"/>
      <w:bookmarkEnd w:id="54"/>
      <w:del w:author="Dinesh Verma" w:date="2025-07-01T22:01:49.775Z" w:id="1588461151">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LIBTypeTitreNAT "" </w:instrText>
      </w:r>
      <w:r w:rsidRPr="6BF6F2DD">
        <w:rPr>
          <w:color w:val="auto"/>
          <w:lang w:val="fr-FR"/>
        </w:rPr>
        <w:fldChar w:fldCharType="separate"/>
      </w:r>
      <w:bookmarkStart w:name="LIBTypeTitreNAT" w:id="55"/>
      <w:bookmarkEnd w:id="55"/>
      <w:del w:author="Dinesh Verma" w:date="2025-07-01T22:01:49.775Z" w:id="50063626">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LibEnteteCEN "" </w:instrText>
      </w:r>
      <w:r w:rsidRPr="6BF6F2DD">
        <w:rPr>
          <w:color w:val="auto"/>
          <w:lang w:val="fr-FR"/>
        </w:rPr>
        <w:fldChar w:fldCharType="separate"/>
      </w:r>
      <w:bookmarkStart w:name="LibFileEnTete" w:id="56"/>
      <w:bookmarkStart w:name="LibEntete" w:id="57"/>
      <w:bookmarkStart w:name="LibEnteteCEN" w:id="58"/>
      <w:bookmarkEnd w:id="56"/>
      <w:bookmarkEnd w:id="57"/>
      <w:bookmarkEnd w:id="58"/>
      <w:del w:author="Dinesh Verma" w:date="2025-07-01T22:01:49.775Z" w:id="1113217206">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LibEnteteNAT "" </w:instrText>
      </w:r>
      <w:r w:rsidRPr="6BF6F2DD">
        <w:rPr>
          <w:color w:val="auto"/>
          <w:lang w:val="fr-FR"/>
        </w:rPr>
        <w:fldChar w:fldCharType="separate"/>
      </w:r>
      <w:bookmarkStart w:name="LibEnteteNAT" w:id="59"/>
      <w:bookmarkEnd w:id="59"/>
      <w:del w:author="Dinesh Verma" w:date="2025-07-01T22:01:49.775Z" w:id="191745181">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LIBASynchroVF "" </w:instrText>
      </w:r>
      <w:r w:rsidRPr="6BF6F2DD">
        <w:rPr>
          <w:color w:val="auto"/>
          <w:lang w:val="fr-FR"/>
        </w:rPr>
        <w:fldChar w:fldCharType="separate"/>
      </w:r>
      <w:bookmarkStart w:name="LIBASynchro" w:id="60"/>
      <w:bookmarkStart w:name="LIBASynchroVF" w:id="61"/>
      <w:bookmarkEnd w:id="60"/>
      <w:bookmarkEnd w:id="61"/>
      <w:del w:author="Dinesh Verma" w:date="2025-07-01T22:01:49.775Z" w:id="868737260">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LIBASynchroVE "" </w:instrText>
      </w:r>
      <w:r w:rsidRPr="6BF6F2DD">
        <w:rPr>
          <w:color w:val="auto"/>
          <w:lang w:val="fr-FR"/>
        </w:rPr>
        <w:fldChar w:fldCharType="separate"/>
      </w:r>
      <w:bookmarkStart w:name="LIBASynchroVE" w:id="62"/>
      <w:bookmarkEnd w:id="62"/>
      <w:del w:author="Dinesh Verma" w:date="2025-07-01T22:01:49.775Z" w:id="421246867">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LIBASynchroVD "" </w:instrText>
      </w:r>
      <w:r w:rsidRPr="6BF6F2DD">
        <w:rPr>
          <w:color w:val="auto"/>
          <w:lang w:val="fr-FR"/>
        </w:rPr>
        <w:fldChar w:fldCharType="separate"/>
      </w:r>
      <w:bookmarkStart w:name="LIBASynchroVD" w:id="63"/>
      <w:bookmarkEnd w:id="63"/>
      <w:del w:author="Dinesh Verma" w:date="2025-07-01T22:01:49.775Z" w:id="1134085058">
        <w:r w:rsidRPr="6BF6F2DD" w:rsidDel="6BF6F2DD">
          <w:rPr>
            <w:noProof/>
            <w:color w:val="auto"/>
            <w:lang w:val="en-US"/>
          </w:rPr>
          <w:delText xml:space="preserve"> </w:delText>
        </w:r>
      </w:del>
      <w:r w:rsidRPr="6BF6F2DD">
        <w:rPr>
          <w:color w:val="auto"/>
          <w:lang w:val="fr-FR"/>
        </w:rPr>
        <w:fldChar w:fldCharType="end"/>
      </w:r>
      <w:r w:rsidRPr="6BF6F2DD">
        <w:rPr>
          <w:color w:val="auto"/>
          <w:lang w:val="fr-FR"/>
        </w:rPr>
        <w:fldChar w:fldCharType="begin"/>
      </w:r>
      <w:r w:rsidRPr="6BF6F2DD">
        <w:rPr>
          <w:color w:val="auto"/>
          <w:lang w:val="en-US"/>
        </w:rPr>
        <w:instrText xml:space="preserve"> SET LIBPATENT "" </w:instrText>
      </w:r>
      <w:r w:rsidRPr="6BF6F2DD">
        <w:rPr>
          <w:color w:val="auto"/>
          <w:lang w:val="fr-FR"/>
        </w:rPr>
        <w:fldChar w:fldCharType="separate"/>
      </w:r>
      <w:bookmarkStart w:name="LIBPATENT" w:id="64"/>
      <w:bookmarkEnd w:id="64"/>
      <w:del w:author="Dinesh Verma" w:date="2025-07-01T22:01:49.775Z" w:id="392367504">
        <w:r w:rsidRPr="6BF6F2DD" w:rsidDel="6BF6F2DD">
          <w:rPr>
            <w:noProof/>
            <w:color w:val="auto"/>
            <w:lang w:val="en-US"/>
          </w:rPr>
          <w:delText xml:space="preserve"> </w:delText>
        </w:r>
      </w:del>
      <w:r w:rsidRPr="6BF6F2DD">
        <w:rPr>
          <w:color w:val="auto"/>
          <w:lang w:val="fr-FR"/>
        </w:rPr>
        <w:fldChar w:fldCharType="end"/>
      </w:r>
      <w:r w:rsidRPr="6BF6F2DD">
        <w:rPr>
          <w:noProof/>
          <w:color w:val="auto"/>
        </w:rPr>
        <w:fldChar w:fldCharType="begin"/>
      </w:r>
      <w:r w:rsidRPr="6BF6F2DD">
        <w:rPr>
          <w:noProof/>
          <w:color w:val="auto"/>
        </w:rPr>
        <w:instrText xml:space="preserve"> SET DDEditionNo "" </w:instrText>
      </w:r>
      <w:r w:rsidRPr="6BF6F2DD">
        <w:rPr>
          <w:noProof/>
          <w:color w:val="auto"/>
        </w:rPr>
        <w:fldChar w:fldCharType="separate"/>
      </w:r>
      <w:bookmarkStart w:name="DDEditionNo" w:id="65"/>
      <w:bookmarkEnd w:id="65"/>
      <w:del w:author="Dinesh Verma" w:date="2025-07-01T22:01:49.775Z" w:id="1308754746">
        <w:r w:rsidRPr="6BF6F2DD" w:rsidDel="6BF6F2DD">
          <w:rPr>
            <w:noProof/>
            <w:color w:val="auto"/>
          </w:rPr>
          <w:delText xml:space="preserve"> </w:delText>
        </w:r>
      </w:del>
      <w:r w:rsidRPr="6BF6F2DD">
        <w:rPr>
          <w:color w:val="auto"/>
        </w:rPr>
        <w:fldChar w:fldCharType="end"/>
      </w:r>
    </w:p>
    <w:p w:rsidR="003E745B" w:rsidP="00CF31BB" w:rsidRDefault="003E745B" w14:paraId="5474DA03" w14:textId="77777777">
      <w:pPr>
        <w:pStyle w:val="Heading1"/>
      </w:pPr>
      <w:bookmarkStart w:name="_Toc247013893" w:id="66"/>
      <w:bookmarkStart w:name="_Toc197424702" w:id="67"/>
      <w:r>
        <w:t>Scope</w:t>
      </w:r>
      <w:bookmarkEnd w:id="66"/>
      <w:bookmarkEnd w:id="67"/>
    </w:p>
    <w:p w:rsidRPr="00AF59E7" w:rsidR="00797083" w:rsidP="00797083" w:rsidRDefault="00797083" w14:paraId="6C4E7EF4" w14:textId="3C4F64FD">
      <w:bookmarkStart w:name="_Toc247013894" w:id="68"/>
      <w:r>
        <w:t>This Technical Report provides a supporting documentation for the NLIP specifications and binding document. It includes the motivation, the requirements of the protocol, and examples of sample exchanges. This is a normative document and does not define a standard. In the case of a conflict between this document and the NLIP standards, the standards document take precedence.</w:t>
      </w:r>
    </w:p>
    <w:p w:rsidR="00CF31BB" w:rsidP="00CF31BB" w:rsidRDefault="000F7ADE" w14:paraId="26A1983C" w14:textId="77777777">
      <w:pPr>
        <w:pStyle w:val="Heading1"/>
        <w:keepLines/>
        <w:tabs>
          <w:tab w:val="clear" w:pos="560"/>
          <w:tab w:val="left" w:pos="403"/>
          <w:tab w:val="left" w:pos="562"/>
        </w:tabs>
      </w:pPr>
      <w:bookmarkStart w:name="_Toc197424703" w:id="69"/>
      <w:r>
        <w:t>R</w:t>
      </w:r>
      <w:r w:rsidR="00CF31BB">
        <w:t>eferences</w:t>
      </w:r>
      <w:bookmarkEnd w:id="68"/>
      <w:bookmarkEnd w:id="69"/>
    </w:p>
    <w:p w:rsidR="00CF31BB" w:rsidP="00CF31BB" w:rsidRDefault="00FB3461" w14:paraId="2059F051" w14:textId="77777777">
      <w:pPr>
        <w:keepNext/>
        <w:keepLines/>
      </w:pPr>
      <w:r w:rsidRPr="00FF2548">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rsidRPr="00360E02" w:rsidR="00CF31BB" w:rsidP="00CF31BB" w:rsidRDefault="00CF31BB" w14:paraId="356527F2" w14:textId="77777777">
      <w:pPr>
        <w:pStyle w:val="RefNorm"/>
        <w:spacing w:line="230" w:lineRule="exact"/>
      </w:pPr>
      <w:bookmarkStart w:name="_Toc136940934" w:id="70"/>
      <w:bookmarkStart w:name="_Toc136941001" w:id="71"/>
      <w:bookmarkStart w:name="_Toc136941270" w:id="72"/>
      <w:bookmarkStart w:name="_Toc136941398" w:id="73"/>
      <w:bookmarkStart w:name="_Toc136949347" w:id="74"/>
      <w:bookmarkStart w:name="_Toc141029224" w:id="75"/>
      <w:r w:rsidRPr="000171B7">
        <w:t>ISO/IEC</w:t>
      </w:r>
      <w:r>
        <w:t> </w:t>
      </w:r>
      <w:r w:rsidR="00FA2F8B">
        <w:t>12345</w:t>
      </w:r>
      <w:r w:rsidR="00D249B0">
        <w:t>:</w:t>
      </w:r>
      <w:r w:rsidR="00FA2F8B">
        <w:t>year</w:t>
      </w:r>
      <w:r w:rsidRPr="000171B7">
        <w:t>,</w:t>
      </w:r>
      <w:bookmarkEnd w:id="70"/>
      <w:bookmarkEnd w:id="71"/>
      <w:bookmarkEnd w:id="72"/>
      <w:bookmarkEnd w:id="73"/>
      <w:bookmarkEnd w:id="74"/>
      <w:bookmarkEnd w:id="75"/>
      <w:r w:rsidRPr="00CF31BB">
        <w:rPr>
          <w:i/>
        </w:rPr>
        <w:t xml:space="preserve"> </w:t>
      </w:r>
      <w:r w:rsidR="00D249B0">
        <w:rPr>
          <w:i/>
        </w:rPr>
        <w:t>Title</w:t>
      </w:r>
    </w:p>
    <w:p w:rsidRPr="00360E02" w:rsidR="00D249B0" w:rsidP="00D249B0" w:rsidRDefault="00D249B0" w14:paraId="04BA4490" w14:textId="77777777">
      <w:pPr>
        <w:pStyle w:val="RefNorm"/>
        <w:spacing w:line="230" w:lineRule="exact"/>
      </w:pPr>
      <w:r w:rsidRPr="000171B7">
        <w:t>ISO/IEC</w:t>
      </w:r>
      <w:r>
        <w:t> 12345:year</w:t>
      </w:r>
      <w:r w:rsidRPr="000171B7">
        <w:t>,</w:t>
      </w:r>
      <w:r w:rsidRPr="00CF31BB">
        <w:rPr>
          <w:i/>
        </w:rPr>
        <w:t xml:space="preserve"> </w:t>
      </w:r>
      <w:r>
        <w:rPr>
          <w:i/>
        </w:rPr>
        <w:t>Title</w:t>
      </w:r>
    </w:p>
    <w:p w:rsidRPr="00360E02" w:rsidR="00CF31BB" w:rsidP="00CF31BB" w:rsidRDefault="00D249B0" w14:paraId="78E4ED06" w14:textId="77777777">
      <w:pPr>
        <w:pStyle w:val="RefNorm"/>
        <w:spacing w:line="230" w:lineRule="exact"/>
      </w:pPr>
      <w:r>
        <w:t xml:space="preserve">ECMA-XXX, </w:t>
      </w:r>
      <w:r w:rsidRPr="00D249B0">
        <w:rPr>
          <w:i/>
        </w:rPr>
        <w:t>Title</w:t>
      </w:r>
      <w:r>
        <w:t>, x</w:t>
      </w:r>
      <w:r w:rsidRPr="00D249B0">
        <w:rPr>
          <w:vertAlign w:val="superscript"/>
        </w:rPr>
        <w:t>th</w:t>
      </w:r>
      <w:r>
        <w:t xml:space="preserve"> edition (month year)</w:t>
      </w:r>
    </w:p>
    <w:p w:rsidRPr="000171B7" w:rsidR="0026283E" w:rsidP="00CF31BB" w:rsidRDefault="0026283E" w14:paraId="0165FF89" w14:textId="77777777">
      <w:pPr>
        <w:pStyle w:val="Heading1"/>
      </w:pPr>
      <w:bookmarkStart w:name="_Toc49825972" w:id="76"/>
      <w:bookmarkStart w:name="_Toc160549818" w:id="77"/>
      <w:bookmarkStart w:name="_Toc165436331" w:id="78"/>
      <w:bookmarkStart w:name="_Toc189299739" w:id="79"/>
      <w:bookmarkStart w:name="_Toc247013895" w:id="80"/>
      <w:bookmarkStart w:name="_Toc197424704" w:id="81"/>
      <w:r w:rsidRPr="000171B7">
        <w:t>Terms and definitions</w:t>
      </w:r>
      <w:bookmarkEnd w:id="76"/>
      <w:bookmarkEnd w:id="77"/>
      <w:bookmarkEnd w:id="78"/>
      <w:bookmarkEnd w:id="79"/>
      <w:bookmarkEnd w:id="80"/>
      <w:bookmarkEnd w:id="81"/>
    </w:p>
    <w:p w:rsidRPr="000171B7" w:rsidR="0026283E" w:rsidP="0074273A" w:rsidRDefault="0026283E" w14:paraId="4108E417" w14:textId="77777777">
      <w:pPr>
        <w:keepNext/>
        <w:keepLines/>
        <w:rPr>
          <w:rFonts w:eastAsia="Arial Unicode MS"/>
        </w:rPr>
      </w:pPr>
      <w:r w:rsidRPr="000171B7">
        <w:rPr>
          <w:rFonts w:eastAsia="Arial Unicode MS"/>
        </w:rPr>
        <w:t>For the purposes of this document, the following terms and definitions apply.</w:t>
      </w:r>
    </w:p>
    <w:p w:rsidRPr="000171B7" w:rsidR="0026283E" w:rsidP="0026283E" w:rsidRDefault="009217BA" w14:paraId="0D231E7A" w14:textId="77777777">
      <w:pPr>
        <w:pStyle w:val="TermNum"/>
        <w:rPr>
          <w:rFonts w:eastAsia="Arial Unicode MS"/>
        </w:rPr>
      </w:pPr>
      <w:bookmarkStart w:name="_Toc86836698" w:id="82"/>
      <w:bookmarkStart w:name="_Toc87263460" w:id="83"/>
      <w:bookmarkStart w:name="_Toc88568942" w:id="84"/>
      <w:bookmarkStart w:name="_Toc94461884" w:id="85"/>
      <w:bookmarkStart w:name="_Toc94493066" w:id="86"/>
      <w:bookmarkStart w:name="_Toc98772714" w:id="87"/>
      <w:bookmarkStart w:name="_Toc136940943" w:id="88"/>
      <w:bookmarkStart w:name="_Toc136941010" w:id="89"/>
      <w:bookmarkStart w:name="_Toc136941279" w:id="90"/>
      <w:bookmarkStart w:name="_Toc136941407" w:id="91"/>
      <w:bookmarkStart w:name="_Toc136949357" w:id="92"/>
      <w:bookmarkStart w:name="_Toc141029231" w:id="93"/>
      <w:bookmarkStart w:name="_Toc160549819" w:id="94"/>
      <w:bookmarkStart w:name="_Toc165436332" w:id="95"/>
      <w:r>
        <w:rPr>
          <w:rFonts w:eastAsia="Arial Unicode MS"/>
        </w:rPr>
        <w:t>3</w:t>
      </w:r>
      <w:r w:rsidRPr="000171B7" w:rsidR="0026283E">
        <w:rPr>
          <w:rFonts w:hint="eastAsia" w:eastAsia="Arial Unicode MS"/>
        </w:rPr>
        <w:t>.1</w:t>
      </w:r>
      <w:bookmarkEnd w:id="82"/>
      <w:bookmarkEnd w:id="83"/>
      <w:bookmarkEnd w:id="84"/>
      <w:bookmarkEnd w:id="85"/>
      <w:bookmarkEnd w:id="86"/>
      <w:bookmarkEnd w:id="87"/>
    </w:p>
    <w:bookmarkEnd w:id="88"/>
    <w:bookmarkEnd w:id="89"/>
    <w:bookmarkEnd w:id="90"/>
    <w:bookmarkEnd w:id="91"/>
    <w:bookmarkEnd w:id="92"/>
    <w:bookmarkEnd w:id="93"/>
    <w:bookmarkEnd w:id="94"/>
    <w:bookmarkEnd w:id="95"/>
    <w:p w:rsidRPr="000171B7" w:rsidR="0026283E" w:rsidP="0026283E" w:rsidRDefault="003D3E02" w14:paraId="1754DE47" w14:textId="77777777">
      <w:pPr>
        <w:pStyle w:val="Terms"/>
      </w:pPr>
      <w:r>
        <w:t>term</w:t>
      </w:r>
    </w:p>
    <w:p w:rsidRPr="000171B7" w:rsidR="0026283E" w:rsidP="0026283E" w:rsidRDefault="003D3E02" w14:paraId="2DE006DC" w14:textId="77777777">
      <w:pPr>
        <w:pStyle w:val="Definition"/>
      </w:pPr>
      <w:bookmarkStart w:name="_Toc86836700" w:id="96"/>
      <w:bookmarkStart w:name="_Toc87263462" w:id="97"/>
      <w:bookmarkStart w:name="_Toc88568943" w:id="98"/>
      <w:bookmarkStart w:name="_Toc94461885" w:id="99"/>
      <w:bookmarkStart w:name="_Toc94493067" w:id="100"/>
      <w:bookmarkStart w:name="_Toc98772715" w:id="101"/>
      <w:bookmarkStart w:name="_Toc136940944" w:id="102"/>
      <w:bookmarkStart w:name="_Toc136941011" w:id="103"/>
      <w:bookmarkStart w:name="_Toc136941280" w:id="104"/>
      <w:bookmarkStart w:name="_Toc136941408" w:id="105"/>
      <w:bookmarkStart w:name="_Toc136949358" w:id="106"/>
      <w:bookmarkStart w:name="_Toc141029232" w:id="107"/>
      <w:bookmarkStart w:name="_Toc160549820" w:id="108"/>
      <w:r>
        <w:t>definition</w:t>
      </w:r>
    </w:p>
    <w:p w:rsidRPr="000171B7" w:rsidR="0026283E" w:rsidP="0026283E" w:rsidRDefault="009217BA" w14:paraId="06740130" w14:textId="77777777">
      <w:pPr>
        <w:pStyle w:val="TermNum"/>
        <w:rPr>
          <w:rFonts w:eastAsia="Arial Unicode MS"/>
        </w:rPr>
      </w:pPr>
      <w:bookmarkStart w:name="_Toc165436333" w:id="109"/>
      <w:r>
        <w:rPr>
          <w:rFonts w:eastAsia="Arial Unicode MS"/>
        </w:rPr>
        <w:t>3</w:t>
      </w:r>
      <w:r w:rsidRPr="000171B7" w:rsidR="0026283E">
        <w:rPr>
          <w:rFonts w:eastAsia="Arial Unicode MS"/>
        </w:rPr>
        <w:t>.2</w:t>
      </w:r>
    </w:p>
    <w:bookmarkEnd w:id="109"/>
    <w:p w:rsidRPr="000171B7" w:rsidR="0026283E" w:rsidP="0026283E" w:rsidRDefault="003D3E02" w14:paraId="2B5E4B0E" w14:textId="77777777">
      <w:pPr>
        <w:pStyle w:val="Terms"/>
      </w:pPr>
      <w:r>
        <w:t>term</w:t>
      </w:r>
    </w:p>
    <w:p w:rsidRPr="000171B7" w:rsidR="0026283E" w:rsidP="0026283E" w:rsidRDefault="003D3E02" w14:paraId="5B722FE7" w14:textId="77777777">
      <w:pPr>
        <w:pStyle w:val="Definition"/>
      </w:pPr>
      <w:r>
        <w:t>definition</w:t>
      </w:r>
    </w:p>
    <w:p w:rsidRPr="000171B7" w:rsidR="0026283E" w:rsidP="00906778" w:rsidRDefault="009217BA" w14:paraId="46A48643" w14:textId="77777777">
      <w:pPr>
        <w:pStyle w:val="TermNum"/>
        <w:keepLines/>
        <w:rPr>
          <w:rFonts w:eastAsia="Arial Unicode MS"/>
        </w:rPr>
      </w:pPr>
      <w:bookmarkStart w:name="_Toc160549821" w:id="110"/>
      <w:bookmarkStart w:name="_Toc165436335" w:id="111"/>
      <w:bookmarkStart w:name="_Toc86836701" w:id="112"/>
      <w:bookmarkStart w:name="_Toc87263463" w:id="113"/>
      <w:bookmarkStart w:name="_Toc88568944" w:id="114"/>
      <w:bookmarkStart w:name="_Toc94461886" w:id="115"/>
      <w:bookmarkStart w:name="_Toc94493068" w:id="116"/>
      <w:bookmarkStart w:name="_Toc98772716" w:id="117"/>
      <w:bookmarkStart w:name="_Toc136940945" w:id="118"/>
      <w:bookmarkStart w:name="_Toc136941012" w:id="119"/>
      <w:bookmarkStart w:name="_Toc136941281" w:id="120"/>
      <w:bookmarkStart w:name="_Toc136941409" w:id="121"/>
      <w:bookmarkStart w:name="_Toc136949359" w:id="122"/>
      <w:bookmarkStart w:name="_Toc141029233" w:id="123"/>
      <w:bookmarkEnd w:id="96"/>
      <w:bookmarkEnd w:id="97"/>
      <w:bookmarkEnd w:id="98"/>
      <w:bookmarkEnd w:id="99"/>
      <w:bookmarkEnd w:id="100"/>
      <w:bookmarkEnd w:id="101"/>
      <w:bookmarkEnd w:id="102"/>
      <w:bookmarkEnd w:id="103"/>
      <w:bookmarkEnd w:id="104"/>
      <w:bookmarkEnd w:id="105"/>
      <w:bookmarkEnd w:id="106"/>
      <w:bookmarkEnd w:id="107"/>
      <w:bookmarkEnd w:id="108"/>
      <w:r>
        <w:rPr>
          <w:rFonts w:eastAsia="Arial Unicode MS"/>
        </w:rPr>
        <w:t>3</w:t>
      </w:r>
      <w:r w:rsidRPr="000171B7" w:rsidR="0026283E">
        <w:rPr>
          <w:rFonts w:hint="eastAsia" w:eastAsia="Arial Unicode MS"/>
        </w:rPr>
        <w:t>.</w:t>
      </w:r>
      <w:r w:rsidR="00FF64BE">
        <w:rPr>
          <w:rFonts w:eastAsia="Arial Unicode MS"/>
        </w:rPr>
        <w:t>3</w:t>
      </w:r>
    </w:p>
    <w:bookmarkEnd w:id="110"/>
    <w:bookmarkEnd w:id="111"/>
    <w:p w:rsidRPr="000171B7" w:rsidR="0026283E" w:rsidP="00906778" w:rsidRDefault="00FF64BE" w14:paraId="30BF8DE9" w14:textId="77777777">
      <w:pPr>
        <w:pStyle w:val="Terms"/>
        <w:keepLines/>
      </w:pPr>
      <w:r>
        <w:t>term</w:t>
      </w:r>
    </w:p>
    <w:p w:rsidR="0074273A" w:rsidP="00906778" w:rsidRDefault="00FF64BE" w14:paraId="3FB3E7C1" w14:textId="77777777">
      <w:pPr>
        <w:pStyle w:val="Definition"/>
        <w:keepNext/>
        <w:keepLines/>
        <w:rPr>
          <w:lang w:val="en"/>
        </w:rPr>
      </w:pPr>
      <w:r>
        <w:rPr>
          <w:lang w:val="en"/>
        </w:rPr>
        <w:t>definition</w:t>
      </w:r>
    </w:p>
    <w:p w:rsidRPr="000171B7" w:rsidR="0026283E" w:rsidP="6BF6F2DD" w:rsidRDefault="0074273A" w14:paraId="73CEB538" w14:textId="77777777">
      <w:pPr>
        <w:pStyle w:val="Note"/>
        <w:rPr>
          <w:lang w:val="en-US"/>
        </w:rPr>
      </w:pPr>
      <w:r w:rsidRPr="6BF6F2DD" w:rsidR="6BF6F2DD">
        <w:rPr>
          <w:lang w:val="en-US"/>
        </w:rPr>
        <w:t>NOTE</w:t>
      </w:r>
      <w:r>
        <w:tab/>
      </w:r>
      <w:r w:rsidRPr="6BF6F2DD" w:rsidR="6BF6F2DD">
        <w:rPr>
          <w:lang w:val="en-US"/>
        </w:rPr>
        <w:t xml:space="preserve">Text </w:t>
      </w:r>
      <w:r w:rsidRPr="6BF6F2DD" w:rsidR="6BF6F2DD">
        <w:rPr>
          <w:lang w:val="en-US"/>
        </w:rPr>
        <w:t>text</w:t>
      </w:r>
      <w:r w:rsidRPr="6BF6F2DD" w:rsidR="6BF6F2DD">
        <w:rPr>
          <w:lang w:val="en-US"/>
        </w:rPr>
        <w:t xml:space="preserve"> </w:t>
      </w:r>
      <w:r w:rsidRPr="6BF6F2DD" w:rsidR="6BF6F2DD">
        <w:rPr>
          <w:lang w:val="en-US"/>
        </w:rPr>
        <w:t>text</w:t>
      </w:r>
      <w:r w:rsidRPr="6BF6F2DD" w:rsidR="6BF6F2DD">
        <w:rPr>
          <w:lang w:val="en-US"/>
        </w:rPr>
        <w:t>.</w:t>
      </w:r>
    </w:p>
    <w:p w:rsidRPr="000171B7" w:rsidR="0026283E" w:rsidP="0026283E" w:rsidRDefault="009217BA" w14:paraId="5C0B2AF1" w14:textId="77777777">
      <w:pPr>
        <w:pStyle w:val="TermNum"/>
        <w:rPr>
          <w:rFonts w:eastAsia="Arial Unicode MS"/>
        </w:rPr>
      </w:pPr>
      <w:bookmarkStart w:name="_Toc160549824" w:id="124"/>
      <w:bookmarkStart w:name="_Toc165436340" w:id="125"/>
      <w:bookmarkStart w:name="_Toc136940954" w:id="126"/>
      <w:bookmarkStart w:name="_Toc136941021" w:id="127"/>
      <w:bookmarkStart w:name="_Toc136941290" w:id="128"/>
      <w:bookmarkStart w:name="_Toc136941418" w:id="129"/>
      <w:bookmarkStart w:name="_Toc136949368" w:id="130"/>
      <w:bookmarkStart w:name="_Toc141029241" w:id="131"/>
      <w:bookmarkEnd w:id="112"/>
      <w:bookmarkEnd w:id="113"/>
      <w:bookmarkEnd w:id="114"/>
      <w:bookmarkEnd w:id="115"/>
      <w:bookmarkEnd w:id="116"/>
      <w:bookmarkEnd w:id="117"/>
      <w:bookmarkEnd w:id="118"/>
      <w:bookmarkEnd w:id="119"/>
      <w:bookmarkEnd w:id="120"/>
      <w:bookmarkEnd w:id="121"/>
      <w:bookmarkEnd w:id="122"/>
      <w:bookmarkEnd w:id="123"/>
      <w:r>
        <w:rPr>
          <w:rFonts w:eastAsia="Arial Unicode MS"/>
        </w:rPr>
        <w:t>3</w:t>
      </w:r>
      <w:r w:rsidRPr="000171B7" w:rsidR="0026283E">
        <w:rPr>
          <w:rFonts w:eastAsia="Arial Unicode MS"/>
        </w:rPr>
        <w:t>.</w:t>
      </w:r>
      <w:r w:rsidR="00FF64BE">
        <w:rPr>
          <w:rFonts w:eastAsia="Arial Unicode MS"/>
        </w:rPr>
        <w:t>4</w:t>
      </w:r>
    </w:p>
    <w:bookmarkEnd w:id="124"/>
    <w:bookmarkEnd w:id="125"/>
    <w:p w:rsidRPr="000171B7" w:rsidR="0026283E" w:rsidP="0026283E" w:rsidRDefault="00FF64BE" w14:paraId="337B344C" w14:textId="77777777">
      <w:pPr>
        <w:pStyle w:val="Terms"/>
      </w:pPr>
      <w:r>
        <w:t>term</w:t>
      </w:r>
    </w:p>
    <w:p w:rsidR="0026283E" w:rsidP="0074273A" w:rsidRDefault="00FF64BE" w14:paraId="18920BCC" w14:textId="77777777">
      <w:pPr>
        <w:pStyle w:val="Definition"/>
      </w:pPr>
      <w:r>
        <w:t>definition</w:t>
      </w:r>
    </w:p>
    <w:p w:rsidR="0026283E" w:rsidP="0074273A" w:rsidRDefault="0074273A" w14:paraId="35DB4FD3" w14:textId="77777777">
      <w:pPr>
        <w:pStyle w:val="Note"/>
      </w:pPr>
      <w:r>
        <w:t>NOTE 1</w:t>
      </w:r>
      <w:r>
        <w:tab/>
      </w:r>
      <w:r w:rsidR="00FF64BE">
        <w:t>Text text text</w:t>
      </w:r>
      <w:r>
        <w:t>.</w:t>
      </w:r>
    </w:p>
    <w:p w:rsidRPr="000171B7" w:rsidR="0026283E" w:rsidP="0074273A" w:rsidRDefault="0074273A" w14:paraId="39922CC4" w14:textId="77777777">
      <w:pPr>
        <w:pStyle w:val="Note"/>
      </w:pPr>
      <w:r>
        <w:t>NOTE 2</w:t>
      </w:r>
      <w:r>
        <w:tab/>
      </w:r>
      <w:r w:rsidR="00FF64BE">
        <w:t>Text text text</w:t>
      </w:r>
      <w:r>
        <w:t>.</w:t>
      </w:r>
    </w:p>
    <w:p w:rsidR="009217BA" w:rsidP="00CF31BB" w:rsidRDefault="009217BA" w14:paraId="37CC303F" w14:textId="77777777">
      <w:pPr>
        <w:pStyle w:val="Heading1"/>
      </w:pPr>
      <w:bookmarkStart w:name="_Toc247013896" w:id="132"/>
      <w:bookmarkStart w:name="_Toc197424705" w:id="133"/>
      <w:bookmarkEnd w:id="126"/>
      <w:bookmarkEnd w:id="127"/>
      <w:bookmarkEnd w:id="128"/>
      <w:bookmarkEnd w:id="129"/>
      <w:bookmarkEnd w:id="130"/>
      <w:bookmarkEnd w:id="131"/>
      <w:r>
        <w:t>Abbreviations</w:t>
      </w:r>
      <w:bookmarkEnd w:id="132"/>
      <w:bookmarkEnd w:id="133"/>
    </w:p>
    <w:p w:rsidR="009217BA" w:rsidP="00CC0396" w:rsidRDefault="009217BA" w14:paraId="2F63C0F2" w14:textId="77777777">
      <w:pPr>
        <w:tabs>
          <w:tab w:val="left" w:pos="1134"/>
        </w:tabs>
      </w:pPr>
      <w:r>
        <w:t>ALG</w:t>
      </w:r>
      <w:r>
        <w:tab/>
      </w:r>
      <w:r>
        <w:t>Application Layer Gateway</w:t>
      </w:r>
    </w:p>
    <w:p w:rsidRPr="009217BA" w:rsidR="009217BA" w:rsidP="00CC0396" w:rsidRDefault="00CC0396" w14:paraId="20EDD883" w14:textId="77777777">
      <w:pPr>
        <w:tabs>
          <w:tab w:val="left" w:pos="1134"/>
        </w:tabs>
      </w:pPr>
      <w:r>
        <w:t>API</w:t>
      </w:r>
      <w:r>
        <w:tab/>
      </w:r>
      <w:r>
        <w:t>Application Protocol Interface</w:t>
      </w:r>
    </w:p>
    <w:p w:rsidR="0026283E" w:rsidP="00CF31BB" w:rsidRDefault="00797083" w14:paraId="5F97CFD6" w14:textId="0DDDB886">
      <w:pPr>
        <w:pStyle w:val="Heading1"/>
      </w:pPr>
      <w:bookmarkStart w:name="_Toc196971768" w:id="134"/>
      <w:bookmarkStart w:name="_Toc197424706" w:id="135"/>
      <w:r>
        <w:t>Ecma TC56’s vision</w:t>
      </w:r>
      <w:bookmarkEnd w:id="134"/>
      <w:bookmarkEnd w:id="135"/>
    </w:p>
    <w:p w:rsidR="00797083" w:rsidP="00797083" w:rsidRDefault="00797083" w14:paraId="1735E4A1" w14:textId="5ADB70F2">
      <w:bookmarkStart w:name="_Toc247013898" w:id="136"/>
      <w:r>
        <w:t>This clause defines Ecma TC56’s vision for the future that a protocol like NLIP can enable.</w:t>
      </w:r>
    </w:p>
    <w:p w:rsidR="00797083" w:rsidP="00797083" w:rsidRDefault="00797083" w14:paraId="0990AF50" w14:textId="7CC63490">
      <w:r>
        <w:t>TC56 envisions a future in which there is a single application on the phone of consumers, which can interact with business services provided by various businesses or organizations. We provide some instances where the current environment causes hardships for users, and where we envision a single application in operation to provide significant benefits to users and service providers.</w:t>
      </w:r>
    </w:p>
    <w:p w:rsidR="00797083" w:rsidP="00797083" w:rsidRDefault="00797083" w14:paraId="0EA233BB" w14:textId="77777777">
      <w:r>
        <w:t>At the present time, almost every major city has a public transportation system that publishes its own mobile application for the benefits of its riders. The application provides many capabilities including an easy view into train timetables and status, an ability to view and buy ride tickets/passes, and an ability to find how to go from point A to point B. At the same time, every city provides its own application, which requires installing an application for every city. This imposes a significant hassle for any individual who travels to multiple cities.</w:t>
      </w:r>
    </w:p>
    <w:p w:rsidR="00797083" w:rsidP="00797083" w:rsidRDefault="00797083" w14:paraId="7FA75217" w14:textId="2E7FED7A">
      <w:r>
        <w:t>Consider the case of a traveling trade-person who is on a tour to attend conferences, trade shows, and to meet with clients. The person needs to install the train/public transit/taxi application for each of the cities in order to determine how to move around conveniently. If the traveller is not a frequent visitor to the cities, the need to install the plethora of apps is a significant burden.</w:t>
      </w:r>
    </w:p>
    <w:p w:rsidR="00797083" w:rsidP="00797083" w:rsidRDefault="00797083" w14:paraId="51052F4B" w14:textId="72C94599">
      <w:r>
        <w:t>The same traveller is probably encouraged by each of the three trade shows he or she is attending to download and install a venue app to make the participation experience better. The lifetime of the application is that of a few days, and the experience and interfaces of each of the applications are very different.</w:t>
      </w:r>
    </w:p>
    <w:p w:rsidR="00797083" w:rsidP="00797083" w:rsidRDefault="00797083" w14:paraId="4EF442A9" w14:textId="4DC0A6BB">
      <w:r>
        <w:t>We can further assume that the traveller needs to use a ride-sharing or taxi company in each of the different cities. Many ride-sharing and taxi operators provide their own proprietary mobile application to their customers. Some of the ride-sharing operators work in many cities, whereas others (e.g. local taxi companies) operate in a limited area only. The need to install a new application for taxi services in every city is burdensome.</w:t>
      </w:r>
    </w:p>
    <w:p w:rsidR="00797083" w:rsidP="00797083" w:rsidRDefault="00797083" w14:paraId="0BAE3540" w14:textId="71A644E4">
      <w:r w:rsidR="6BF6F2DD">
        <w:rPr/>
        <w:t xml:space="preserve">In one of the international cities, the </w:t>
      </w:r>
      <w:del w:author="Dinesh Verma" w:date="2025-07-01T22:02:13.622Z" w:id="686108487">
        <w:r w:rsidDel="6BF6F2DD">
          <w:delText>traveler</w:delText>
        </w:r>
      </w:del>
      <w:ins w:author="Dinesh Verma" w:date="2025-07-01T22:02:13.625Z" w:id="1587575208">
        <w:r w:rsidR="6BF6F2DD">
          <w:t>t</w:t>
        </w:r>
        <w:r w:rsidR="6BF6F2DD">
          <w:t>raveller</w:t>
        </w:r>
      </w:ins>
      <w:r w:rsidR="6BF6F2DD">
        <w:rPr/>
        <w:t xml:space="preserve"> wishes to see a game. Obtaining the tickets requires the installation of yet another mobile application.</w:t>
      </w:r>
    </w:p>
    <w:p w:rsidR="00797083" w:rsidP="00797083" w:rsidRDefault="00797083" w14:paraId="353D8249" w14:textId="654CC8CF">
      <w:r>
        <w:t>Even without considerations associated with travel, a consumer needs a mobile application for every bank, credit card provider, retailer, cellular service provider, and virtually any other businesses he or she interacts with. The niggling need to install and be acquainted with so many single-use mobile apps acts as an adoption barrier to the user.</w:t>
      </w:r>
    </w:p>
    <w:p w:rsidR="00797083" w:rsidP="00797083" w:rsidRDefault="00797083" w14:paraId="13BC008A" w14:textId="439C7BF9">
      <w:r>
        <w:t>The need to create, maintain and provide a mobile application is a significant technical burden on businesses as well. In some cases, the mobile app may provide a unique competitive business advantage, but in a large variety of cases, it does not. The support, development and maintenance of the mobile app on the multitude of mobile/wearable devices imposes a significant IT burden.</w:t>
      </w:r>
    </w:p>
    <w:p w:rsidR="00797083" w:rsidP="00797083" w:rsidRDefault="00797083" w14:paraId="2E6D75B1" w14:textId="27FFD372">
      <w:r>
        <w:t>Instead of an abundance of mobile apps, we envision a future where there is a single application that enables the user to type in natural text (sometimes in conjunction with an image from the phone camera or a local file) to interact with a chat-server for each app. The single application can talk to the business service of any business. This business service will be supported by means of an AI model, and it would be appropriate to refer to this business service as an agent for the business. In some cases, the conversation may happen with the user providing his/her identity to the business-agent, while in other cases, the conversation may happen with the user in an anonymous mode.</w:t>
      </w:r>
    </w:p>
    <w:p w:rsidR="00797083" w:rsidP="00797083" w:rsidRDefault="00797083" w14:paraId="14DCFADA" w14:textId="52A80F0F">
      <w:r w:rsidR="6BF6F2DD">
        <w:rPr/>
        <w:t>As an example, the traveling business</w:t>
      </w:r>
      <w:ins w:author="Dinesh Verma" w:date="2025-07-01T22:02:31.054Z" w:id="1416729585">
        <w:r w:rsidR="6BF6F2DD">
          <w:t>-</w:t>
        </w:r>
      </w:ins>
      <w:del w:author="Dinesh Verma" w:date="2025-07-01T22:02:28.391Z" w:id="1319474167">
        <w:r w:rsidDel="6BF6F2DD">
          <w:delText xml:space="preserve"> </w:delText>
        </w:r>
      </w:del>
      <w:r w:rsidR="6BF6F2DD">
        <w:rPr/>
        <w:t xml:space="preserve">person would be able to use this single application to find the schedule of the local public transit regardless of the city. An agent </w:t>
      </w:r>
      <w:r w:rsidR="6BF6F2DD">
        <w:rPr/>
        <w:t>operated</w:t>
      </w:r>
      <w:r w:rsidR="6BF6F2DD">
        <w:rPr/>
        <w:t xml:space="preserve"> by the transit authority of each city allows the traveller to check the schedule and purchase tickets for the ride. An agent </w:t>
      </w:r>
      <w:r w:rsidR="6BF6F2DD">
        <w:rPr/>
        <w:t>operated</w:t>
      </w:r>
      <w:r w:rsidR="6BF6F2DD">
        <w:rPr/>
        <w:t xml:space="preserve"> by each conference organizer lets its attendees ask questions and get directions during the operation of the conference.</w:t>
      </w:r>
    </w:p>
    <w:p w:rsidR="00797083" w:rsidP="00797083" w:rsidRDefault="00797083" w14:paraId="46504A98" w14:textId="77777777">
      <w:pPr>
        <w:pStyle w:val="Heading1"/>
      </w:pPr>
      <w:bookmarkStart w:name="_Toc196971769" w:id="137"/>
      <w:bookmarkStart w:name="_Toc197424707" w:id="138"/>
      <w:bookmarkEnd w:id="136"/>
      <w:r>
        <w:t>Need for a new protocol</w:t>
      </w:r>
      <w:bookmarkEnd w:id="137"/>
      <w:bookmarkEnd w:id="138"/>
    </w:p>
    <w:p w:rsidR="00797083" w:rsidP="00797083" w:rsidRDefault="00797083" w14:paraId="114A7067" w14:textId="32953963">
      <w:r>
        <w:t>The vision of a common application interacting with an agent has many parallels to the browser accessing websites. The single browser application can interact with any web-site and allows the users to obtain information in either an anonymous or a signed-in/authorized model.</w:t>
      </w:r>
    </w:p>
    <w:p w:rsidR="00797083" w:rsidP="00797083" w:rsidRDefault="00797083" w14:paraId="6FC6E852" w14:textId="7135A8AF">
      <w:r>
        <w:t>Despite the existence of the browser, many businesses feel the need to provide a mobile application to their users. The reason is that each company needs to extend the capabilities provided by the browser. A bank needs to provide the capabilities to check balances, transfer money, pay bills and similar operations to its clients. A local transit company needs to provide capabilities to check for schedules or purchases tickets. In the current browser design, these require providing new extensions to the markup tags provided by the underlying specifications, and any such additional tags, or conventions for transferring information requires a change on both the client side and on the server side. In effect, every bank introduces a new application layer banking protocol, each local transit company introduces a new application layer transit protocol, each airline introduces a new application layer airline protocol etc. The underlying hypertext markup language and protocol do not allow the introduction of such customization without modifying both the client and server sides.</w:t>
      </w:r>
    </w:p>
    <w:p w:rsidR="00797083" w:rsidP="00797083" w:rsidRDefault="00797083" w14:paraId="3CCB87E0" w14:textId="6DDA77DF">
      <w:r>
        <w:t>In contrast, the emergence of large language models allows the development of an environment where a new protocol can be introduced merely by changing the capabilities on the agent side, without requiring new capabilities on the client-side. The basic function supported by the common application is the ability to converse in natural language to any server. The natural language implementation can support a generic protocol for customization by a specific agent. A basic set of conventions are required to enable characteristics such as security, authentication, improved performance, support of authorized model and the anonymous mode, etc. A large language model on the server side can provide customized protocols without requiring a new client, or any new capability on the client side.</w:t>
      </w:r>
    </w:p>
    <w:p w:rsidR="00797083" w:rsidP="00797083" w:rsidRDefault="00797083" w14:paraId="67288067" w14:textId="1262A82D">
      <w:r>
        <w:t>The flexibility offered by the natural language text allows new dynamic relationships among agents to be established. As an example, suppose a company decides to partner with another company, and offer a new set of services that were not previously available in the mobile app, e.g. a conference is allowing rides from a local taxi provider with a discount. If the conference app did not have a provision to offer taxis at discount built in, a new customized app would need to be developed, or the current app modified. On the other hand, if the interactions are based on natural language and agents, a modified parsing of the text messages on the server side would enable the addition of the new capability of discounted taxi rides for the conference. The ability to provide extensions with only server side capability augmentation can provide tremendous flexibility, which is not possible with current set of protocols.</w:t>
      </w:r>
    </w:p>
    <w:p w:rsidR="00797083" w:rsidP="00797083" w:rsidRDefault="00797083" w14:paraId="17D2DC11" w14:textId="39D39D1E">
      <w:pPr>
        <w:pStyle w:val="Heading1"/>
        <w:rPr/>
      </w:pPr>
      <w:bookmarkStart w:name="_Toc196971770" w:id="139"/>
      <w:bookmarkStart w:name="_Toc197424708" w:id="140"/>
      <w:r w:rsidR="6BF6F2DD">
        <w:rPr/>
        <w:t>N</w:t>
      </w:r>
      <w:ins w:author="Dinesh Verma" w:date="2025-07-01T22:02:45.354Z" w:id="1980346108">
        <w:r w:rsidR="6BF6F2DD">
          <w:t>L</w:t>
        </w:r>
      </w:ins>
      <w:r w:rsidR="6BF6F2DD">
        <w:rPr/>
        <w:t>IP scope</w:t>
      </w:r>
      <w:bookmarkEnd w:id="139"/>
      <w:bookmarkEnd w:id="140"/>
    </w:p>
    <w:p w:rsidR="00797083" w:rsidP="00797083" w:rsidRDefault="00797083" w14:paraId="401AC1FE" w14:textId="77777777">
      <w:r>
        <w:t xml:space="preserve">The scope for use of NLIP is shown in two halves of Figure 1. </w:t>
      </w:r>
    </w:p>
    <w:p w:rsidR="00797083" w:rsidP="00797083" w:rsidRDefault="00797083" w14:paraId="5D910876" w14:textId="77777777">
      <w:pPr>
        <w:jc w:val="center"/>
      </w:pPr>
      <w:r w:rsidRPr="00336549">
        <w:rPr>
          <w:noProof/>
        </w:rPr>
        <w:drawing>
          <wp:inline distT="0" distB="0" distL="0" distR="0" wp14:anchorId="20776691" wp14:editId="1FA69A20">
            <wp:extent cx="5410200" cy="1892300"/>
            <wp:effectExtent l="0" t="0" r="0" b="0"/>
            <wp:docPr id="1710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062" name=""/>
                    <pic:cNvPicPr/>
                  </pic:nvPicPr>
                  <pic:blipFill>
                    <a:blip r:embed="rId18"/>
                    <a:stretch>
                      <a:fillRect/>
                    </a:stretch>
                  </pic:blipFill>
                  <pic:spPr>
                    <a:xfrm>
                      <a:off x="0" y="0"/>
                      <a:ext cx="5410200" cy="1892300"/>
                    </a:xfrm>
                    <a:prstGeom prst="rect">
                      <a:avLst/>
                    </a:prstGeom>
                  </pic:spPr>
                </pic:pic>
              </a:graphicData>
            </a:graphic>
          </wp:inline>
        </w:drawing>
      </w:r>
    </w:p>
    <w:p w:rsidRPr="000171B7" w:rsidR="00797083" w:rsidP="00797083" w:rsidRDefault="00797083" w14:paraId="28B3FEFB" w14:textId="592835FF">
      <w:pPr>
        <w:pStyle w:val="Figuretitle"/>
        <w:spacing w:before="120" w:after="360"/>
        <w:rPr>
          <w:rFonts w:eastAsia="Arial Unicode MS" w:cs="Arial"/>
        </w:rPr>
      </w:pPr>
      <w:r w:rsidRPr="6BF6F2DD" w:rsidR="6BF6F2DD">
        <w:rPr>
          <w:rFonts w:eastAsia="Arial Unicode MS"/>
        </w:rPr>
        <w:t xml:space="preserve">Figure 1 — </w:t>
      </w:r>
      <w:del w:author="Dinesh Verma" w:date="2025-07-01T22:03:01.126Z" w:id="1955777426">
        <w:r w:rsidRPr="6BF6F2DD" w:rsidDel="6BF6F2DD">
          <w:rPr>
            <w:rFonts w:eastAsia="Arial Unicode MS"/>
          </w:rPr>
          <w:delText>Title</w:delText>
        </w:r>
      </w:del>
      <w:ins w:author="Dinesh Verma" w:date="2025-07-01T22:03:03.762Z" w:id="1435109585">
        <w:r w:rsidRPr="6BF6F2DD" w:rsidR="6BF6F2DD">
          <w:rPr>
            <w:rFonts w:eastAsia="Arial Unicode MS"/>
          </w:rPr>
          <w:t>Scope of NLIP</w:t>
        </w:r>
      </w:ins>
    </w:p>
    <w:p w:rsidR="00797083" w:rsidP="00797083" w:rsidRDefault="00797083" w14:paraId="1FFE72E2" w14:textId="77777777">
      <w:r>
        <w:t>As shown in the left half of Figure 1, the architecture envisions a common application that provides an exchange happening using a standardized format using a standardized protocol between a mobile application and a chat service. The use of a standard convention would allow the usage of the same application across a variety of service providers. A bank, a retailer, a network service provider, an investment company -- and essentially any other businesses planning to export a chat interface to their users, would be able to use the same application to communicate without worrying about the need to provide their own chat-application.</w:t>
      </w:r>
    </w:p>
    <w:p w:rsidR="00797083" w:rsidP="00797083" w:rsidRDefault="00797083" w14:paraId="7F89FDAC" w14:textId="77777777">
      <w:r>
        <w:t>The NLIP based component on a phone/pervasive end-point may be a stand-alone application on a mobile device, or it may be a component that gets incorporated within other mobile apps. The mobile app that incorporates NLIP may also have an embedded large language model, or it may use a human (its user) as the intelligent agent needed to interpret various modalities of information. In the former case, the mobile application may use the embedded large language model to interpret the responses from the server. In other cases, the mobile application may rely on another service running a large language model to do the interpretation.</w:t>
      </w:r>
    </w:p>
    <w:p w:rsidR="00797083" w:rsidP="00797083" w:rsidRDefault="00797083" w14:paraId="6BD5AAD0" w14:textId="77777777">
      <w:r>
        <w:t>In addition to communication between mobile apps and an Internet based service, NLIP may also be used in B2B context as communication between two businesses agents as shown in the right hand of Figure 1. In this context, the software on both ends is running on traditional servers.</w:t>
      </w:r>
    </w:p>
    <w:p w:rsidR="00797083" w:rsidP="00797083" w:rsidRDefault="00797083" w14:paraId="7F06ED29" w14:textId="77777777">
      <w:r>
        <w:t>The interaction shown on the right can also represent an application running on the personal machine of a user. In this case, a user may be able to use a large language model on their machine to process and interact with the responses generated by the businesses. As an example, a user AI engine may want to filter out some of the content provided by the chat application server, which are deemed to be not interesting, not useful or potentially harmful to the user on the local machine. This flexibility to the end user, that they can control information flowing into their own machine, is something which is difficult with current protocols. However, a gen-AI module under control of the user can provide the ability to manage these types of operations relatively easily.</w:t>
      </w:r>
    </w:p>
    <w:p w:rsidR="00797083" w:rsidP="00797083" w:rsidRDefault="00797083" w14:paraId="47C54AFC" w14:textId="168BF5D5">
      <w:r>
        <w:t>NLIP is not designed to provide interoperability among existing business services and systems. As a migration path towards the adoption of NLIP, we envision several implementations to happen using the interaction diagram shown in Figure 2.</w:t>
      </w:r>
    </w:p>
    <w:p w:rsidR="00797083" w:rsidP="00797083" w:rsidRDefault="00797083" w14:paraId="76DA8095" w14:textId="77777777">
      <w:pPr>
        <w:jc w:val="center"/>
      </w:pPr>
      <w:r w:rsidRPr="00C064D7">
        <w:rPr>
          <w:noProof/>
        </w:rPr>
        <w:drawing>
          <wp:inline distT="0" distB="0" distL="0" distR="0" wp14:anchorId="5573821C" wp14:editId="4B5346C3">
            <wp:extent cx="4140200" cy="1828800"/>
            <wp:effectExtent l="0" t="0" r="0" b="0"/>
            <wp:docPr id="47337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9037" name=""/>
                    <pic:cNvPicPr/>
                  </pic:nvPicPr>
                  <pic:blipFill>
                    <a:blip r:embed="rId19"/>
                    <a:stretch>
                      <a:fillRect/>
                    </a:stretch>
                  </pic:blipFill>
                  <pic:spPr>
                    <a:xfrm>
                      <a:off x="0" y="0"/>
                      <a:ext cx="4140200" cy="1828800"/>
                    </a:xfrm>
                    <a:prstGeom prst="rect">
                      <a:avLst/>
                    </a:prstGeom>
                  </pic:spPr>
                </pic:pic>
              </a:graphicData>
            </a:graphic>
          </wp:inline>
        </w:drawing>
      </w:r>
    </w:p>
    <w:p w:rsidRPr="000171B7" w:rsidR="00797083" w:rsidP="00797083" w:rsidRDefault="00797083" w14:paraId="3E9F1778" w14:textId="02B637D0">
      <w:pPr>
        <w:pStyle w:val="Figuretitle"/>
        <w:spacing w:before="120" w:after="360"/>
        <w:rPr>
          <w:rFonts w:eastAsia="Arial Unicode MS" w:cs="Arial"/>
        </w:rPr>
      </w:pPr>
      <w:r w:rsidRPr="6BF6F2DD" w:rsidR="6BF6F2DD">
        <w:rPr>
          <w:rFonts w:eastAsia="Arial Unicode MS"/>
        </w:rPr>
        <w:t xml:space="preserve">Figure 2 — </w:t>
      </w:r>
      <w:del w:author="Dinesh Verma" w:date="2025-07-01T22:03:23.004Z" w:id="1338954520">
        <w:r w:rsidRPr="6BF6F2DD" w:rsidDel="6BF6F2DD">
          <w:rPr>
            <w:rFonts w:eastAsia="Arial Unicode MS"/>
          </w:rPr>
          <w:delText>Title</w:delText>
        </w:r>
      </w:del>
      <w:ins w:author="Dinesh Verma" w:date="2025-07-01T22:03:31.757Z" w:id="694565454">
        <w:r w:rsidRPr="6BF6F2DD" w:rsidR="6BF6F2DD">
          <w:rPr>
            <w:rFonts w:eastAsia="Arial Unicode MS"/>
          </w:rPr>
          <w:t>NLIP as front-end for other protocols</w:t>
        </w:r>
      </w:ins>
    </w:p>
    <w:p w:rsidR="00797083" w:rsidP="00797083" w:rsidRDefault="00797083" w14:paraId="3783C891" w14:textId="77777777">
      <w:pPr>
        <w:rPr>
          <w:ins w:author="Dinesh Verma" w:date="2025-07-01T22:03:39.535Z" w16du:dateUtc="2025-07-01T22:03:39.535Z" w:id="401012095"/>
        </w:rPr>
      </w:pPr>
      <w:r w:rsidR="6BF6F2DD">
        <w:rPr/>
        <w:t xml:space="preserve">In these interactions, NLIP </w:t>
      </w:r>
      <w:r w:rsidR="6BF6F2DD">
        <w:rPr/>
        <w:t>provides a mechanism for an agent</w:t>
      </w:r>
      <w:r w:rsidR="6BF6F2DD">
        <w:rPr/>
        <w:t xml:space="preserve"> to interact with its user. However, it is not designed to act as a mechanism for interaction between an agent and other existing servers. </w:t>
      </w:r>
    </w:p>
    <w:p w:rsidR="6BF6F2DD" w:rsidRDefault="6BF6F2DD" w14:paraId="488DB393" w14:textId="0B767666">
      <w:ins w:author="Dinesh Verma" w:date="2025-07-01T22:03:59.841Z" w:id="755006398">
        <w:r w:rsidR="6BF6F2DD">
          <w:t xml:space="preserve">One advantage of adding NLIP as </w:t>
        </w:r>
        <w:r w:rsidR="6BF6F2DD">
          <w:t>a</w:t>
        </w:r>
        <w:r w:rsidR="6BF6F2DD">
          <w:t xml:space="preserve"> interaction protocol above other protocols (e.g. an existing REST</w:t>
        </w:r>
      </w:ins>
      <w:ins w:author="Dinesh Verma" w:date="2025-07-01T22:04:59.791Z" w:id="517552821">
        <w:r w:rsidR="6BF6F2DD">
          <w:t xml:space="preserve"> based API) is that it provides an agentic interface on existing services and functions. NLIP is designed to promote interoperability among services, and having NLIP as a common interface enables existing services to be dynamically composed into new services in a more flexible and easy </w:t>
        </w:r>
      </w:ins>
      <w:ins w:author="Dinesh Verma" w:date="2025-07-01T22:05:00.991Z" w:id="1808995739">
        <w:r w:rsidR="6BF6F2DD">
          <w:t xml:space="preserve">manner. </w:t>
        </w:r>
      </w:ins>
    </w:p>
    <w:p w:rsidR="00797083" w:rsidP="00797083" w:rsidRDefault="00797083" w14:paraId="55B24701" w14:textId="77777777">
      <w:r>
        <w:t xml:space="preserve">Eventually, as NLIP gets adopted widely, we would envision it to be adopted by various business services as the primary interface. In this case, we can also envision NLIP proxy agents coming up which provide for interaction and communication among other agents. This interaction configuration is shown in Figure 3. </w:t>
      </w:r>
    </w:p>
    <w:p w:rsidR="00797083" w:rsidP="00797083" w:rsidRDefault="00797083" w14:paraId="335AD385" w14:textId="77777777">
      <w:pPr>
        <w:jc w:val="center"/>
      </w:pPr>
      <w:r w:rsidRPr="00C064D7">
        <w:rPr>
          <w:noProof/>
        </w:rPr>
        <w:drawing>
          <wp:inline distT="0" distB="0" distL="0" distR="0" wp14:anchorId="54CE7178" wp14:editId="0EE3DF24">
            <wp:extent cx="4699000" cy="1752600"/>
            <wp:effectExtent l="0" t="0" r="0" b="0"/>
            <wp:docPr id="55256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66392" name=""/>
                    <pic:cNvPicPr/>
                  </pic:nvPicPr>
                  <pic:blipFill>
                    <a:blip r:embed="rId20"/>
                    <a:stretch>
                      <a:fillRect/>
                    </a:stretch>
                  </pic:blipFill>
                  <pic:spPr>
                    <a:xfrm>
                      <a:off x="0" y="0"/>
                      <a:ext cx="4699000" cy="1752600"/>
                    </a:xfrm>
                    <a:prstGeom prst="rect">
                      <a:avLst/>
                    </a:prstGeom>
                  </pic:spPr>
                </pic:pic>
              </a:graphicData>
            </a:graphic>
          </wp:inline>
        </w:drawing>
      </w:r>
    </w:p>
    <w:p w:rsidRPr="000171B7" w:rsidR="00797083" w:rsidP="6BF6F2DD" w:rsidRDefault="00797083" w14:paraId="4DD7CF41" w14:textId="59B0A5C0">
      <w:pPr>
        <w:pStyle w:val="Figuretitle"/>
        <w:spacing w:before="120" w:after="360"/>
        <w:rPr>
          <w:rFonts w:eastAsia="Arial Unicode MS"/>
        </w:rPr>
      </w:pPr>
      <w:r w:rsidRPr="6BF6F2DD" w:rsidR="6BF6F2DD">
        <w:rPr>
          <w:rFonts w:eastAsia="Arial Unicode MS"/>
        </w:rPr>
        <w:t xml:space="preserve">Figure 3 — </w:t>
      </w:r>
      <w:del w:author="Dinesh Verma" w:date="2025-07-01T22:05:07.858Z" w:id="1838510926">
        <w:r w:rsidRPr="6BF6F2DD" w:rsidDel="6BF6F2DD">
          <w:rPr>
            <w:rFonts w:eastAsia="Arial Unicode MS"/>
          </w:rPr>
          <w:delText>Title</w:delText>
        </w:r>
      </w:del>
      <w:ins w:author="Dinesh Verma" w:date="2025-07-01T22:05:21.349Z" w:id="490643182">
        <w:r w:rsidRPr="6BF6F2DD" w:rsidR="6BF6F2DD">
          <w:rPr>
            <w:rFonts w:eastAsia="Arial Unicode MS"/>
          </w:rPr>
          <w:t xml:space="preserve">NLIP as interaction </w:t>
        </w:r>
        <w:r w:rsidRPr="6BF6F2DD" w:rsidR="6BF6F2DD">
          <w:rPr>
            <w:rFonts w:eastAsia="Arial Unicode MS"/>
          </w:rPr>
          <w:t>mechanism</w:t>
        </w:r>
        <w:r w:rsidRPr="6BF6F2DD" w:rsidR="6BF6F2DD">
          <w:rPr>
            <w:rFonts w:eastAsia="Arial Unicode MS"/>
          </w:rPr>
          <w:t xml:space="preserve"> among various agents</w:t>
        </w:r>
      </w:ins>
    </w:p>
    <w:p w:rsidR="00797083" w:rsidP="00797083" w:rsidRDefault="00797083" w14:paraId="3D6FBD67" w14:textId="77777777">
      <w:pPr>
        <w:pStyle w:val="Heading1"/>
      </w:pPr>
      <w:bookmarkStart w:name="_Toc196971771" w:id="141"/>
      <w:bookmarkStart w:name="_Toc197424709" w:id="142"/>
      <w:r>
        <w:t>Requirements of NLIP</w:t>
      </w:r>
      <w:bookmarkEnd w:id="141"/>
      <w:bookmarkEnd w:id="142"/>
    </w:p>
    <w:p w:rsidR="00797083" w:rsidP="00797083" w:rsidRDefault="00797083" w14:paraId="02C1E599" w14:textId="106AC537">
      <w:r>
        <w:t>In order to satisfy its goal as a communication protocol between intelligent agents belonging to multiple organizations, NLIP needs to satisfy several requirements. These requirements include security, performance, and manageability requirements.</w:t>
      </w:r>
    </w:p>
    <w:p w:rsidRPr="007C2B50" w:rsidR="00797083" w:rsidP="00797083" w:rsidRDefault="00797083" w14:paraId="6391D581" w14:textId="3C8333E6">
      <w:r>
        <w:t>In many cases, the requirements may be satisfied by the protocols which are used for NLIP implementation. We are enumerating all requirements regardless of the layer of the protocol which implements it.</w:t>
      </w:r>
    </w:p>
    <w:p w:rsidR="00797083" w:rsidP="001B6914" w:rsidRDefault="00797083" w14:paraId="6CB8952C" w14:textId="7079E0F6">
      <w:pPr>
        <w:pStyle w:val="Heading2"/>
      </w:pPr>
      <w:bookmarkStart w:name="_Toc196971772" w:id="143"/>
      <w:bookmarkStart w:name="_Toc197424710" w:id="144"/>
      <w:r>
        <w:t xml:space="preserve">Security </w:t>
      </w:r>
      <w:r w:rsidR="004D40E7">
        <w:t>r</w:t>
      </w:r>
      <w:r>
        <w:t>equirements</w:t>
      </w:r>
      <w:bookmarkEnd w:id="143"/>
      <w:bookmarkEnd w:id="144"/>
    </w:p>
    <w:p w:rsidR="00797083" w:rsidP="00797083" w:rsidRDefault="00797083" w14:paraId="003FABA1" w14:textId="6B1C8D78">
      <w:r w:rsidRPr="00C425DF">
        <w:t>A key requirement for wide deployment of any protocol is the support for proper security mechanism. Towards a goal of secure communication between the clients and the servers, we need to ensure that NLIP supports proper mechanisms for</w:t>
      </w:r>
      <w:r>
        <w:t xml:space="preserve"> various capabilities including authentication, authorization, encryption, identity management, policy exchange support, support for anonymous mode and prevention of denial of service attacks.</w:t>
      </w:r>
    </w:p>
    <w:p w:rsidRPr="00C425DF" w:rsidR="00797083" w:rsidP="00797083" w:rsidRDefault="00797083" w14:paraId="25A7EFAB" w14:textId="4D90368A">
      <w:r>
        <w:t xml:space="preserve">Some of the security requirements are shared with performance requirements and they are described in the performance requirements </w:t>
      </w:r>
      <w:r w:rsidR="00A9025B">
        <w:t>in 8.3</w:t>
      </w:r>
      <w:r>
        <w:t>.</w:t>
      </w:r>
    </w:p>
    <w:p w:rsidR="00797083" w:rsidP="00797083" w:rsidRDefault="00797083" w14:paraId="36A24518" w14:textId="77777777">
      <w:pPr>
        <w:pStyle w:val="Heading3"/>
      </w:pPr>
      <w:bookmarkStart w:name="_Toc196971773" w:id="145"/>
      <w:bookmarkStart w:name="_Toc197424711" w:id="146"/>
      <w:r>
        <w:t>Authentication</w:t>
      </w:r>
      <w:bookmarkEnd w:id="145"/>
      <w:bookmarkEnd w:id="146"/>
    </w:p>
    <w:p w:rsidR="00797083" w:rsidP="00797083" w:rsidRDefault="00797083" w14:paraId="0A418702" w14:textId="416C212A">
      <w:r>
        <w:t>Both interacting parties must be able to authenticate each other</w:t>
      </w:r>
      <w:r w:rsidRPr="00C425DF">
        <w:t>. NLIP must ensure authentication support using all commonly used authentication mechanisms.</w:t>
      </w:r>
    </w:p>
    <w:p w:rsidR="00797083" w:rsidP="00797083" w:rsidRDefault="00797083" w14:paraId="0EE510AD" w14:textId="0BDBAA31">
      <w:pPr>
        <w:pStyle w:val="Heading3"/>
      </w:pPr>
      <w:bookmarkStart w:name="_Toc196971774" w:id="147"/>
      <w:bookmarkStart w:name="_Toc197424712" w:id="148"/>
      <w:r w:rsidRPr="00C425DF">
        <w:t>Authorization</w:t>
      </w:r>
      <w:bookmarkEnd w:id="147"/>
      <w:bookmarkEnd w:id="148"/>
    </w:p>
    <w:p w:rsidR="00797083" w:rsidP="00797083" w:rsidRDefault="00797083" w14:paraId="04BD7220" w14:textId="77777777">
      <w:r w:rsidRPr="00C425DF">
        <w:t xml:space="preserve">The authenticated </w:t>
      </w:r>
      <w:r>
        <w:t>remote party</w:t>
      </w:r>
      <w:r w:rsidRPr="00C425DF">
        <w:t xml:space="preserve"> may only be authorized to </w:t>
      </w:r>
      <w:r>
        <w:t xml:space="preserve">request a restricted set of services </w:t>
      </w:r>
      <w:r w:rsidRPr="00C425DF">
        <w:t>to the</w:t>
      </w:r>
      <w:r>
        <w:t xml:space="preserve"> local party</w:t>
      </w:r>
      <w:r w:rsidRPr="00C425DF">
        <w:t xml:space="preserve">. Appropriate mechanisms to restrict the unauthorized requests </w:t>
      </w:r>
      <w:r>
        <w:t>among interacting agents</w:t>
      </w:r>
      <w:r w:rsidRPr="00C425DF">
        <w:t xml:space="preserve"> must be supported.</w:t>
      </w:r>
    </w:p>
    <w:p w:rsidR="00797083" w:rsidP="00797083" w:rsidRDefault="00797083" w14:paraId="31C03DFE" w14:textId="77777777">
      <w:pPr>
        <w:pStyle w:val="Heading3"/>
      </w:pPr>
      <w:bookmarkStart w:name="_Toc196971775" w:id="149"/>
      <w:bookmarkStart w:name="_Toc197424713" w:id="150"/>
      <w:r>
        <w:t>Encryption</w:t>
      </w:r>
      <w:bookmarkEnd w:id="149"/>
      <w:bookmarkEnd w:id="150"/>
    </w:p>
    <w:p w:rsidR="00797083" w:rsidP="00797083" w:rsidRDefault="00797083" w14:paraId="3716F91D" w14:textId="77777777">
      <w:r w:rsidRPr="00C425DF">
        <w:t>The support for both current and future secure encrypted mechanisms for transfer of information must be supported. In many cases, this support may be obtained by means of underlying protocols and their support of encrypted communications</w:t>
      </w:r>
      <w:r>
        <w:t>.</w:t>
      </w:r>
    </w:p>
    <w:p w:rsidR="00797083" w:rsidP="00797083" w:rsidRDefault="00797083" w14:paraId="075F9E16" w14:textId="4D7DB771">
      <w:pPr>
        <w:pStyle w:val="Heading3"/>
      </w:pPr>
      <w:bookmarkStart w:name="_Toc196971776" w:id="151"/>
      <w:bookmarkStart w:name="_Toc197424714" w:id="152"/>
      <w:r w:rsidRPr="00B71033">
        <w:t xml:space="preserve">Identity </w:t>
      </w:r>
      <w:r w:rsidR="004D40E7">
        <w:t>m</w:t>
      </w:r>
      <w:r w:rsidRPr="00B71033">
        <w:t>anagement</w:t>
      </w:r>
      <w:bookmarkEnd w:id="151"/>
      <w:bookmarkEnd w:id="152"/>
    </w:p>
    <w:p w:rsidR="00797083" w:rsidP="00797083" w:rsidRDefault="00797083" w14:paraId="7A406F94" w14:textId="77777777">
      <w:r>
        <w:t>Most business and social contexts require some form of digital identity for the users to interact with them.</w:t>
      </w:r>
    </w:p>
    <w:p w:rsidRPr="007C2B50" w:rsidR="00797083" w:rsidP="00797083" w:rsidRDefault="00797083" w14:paraId="15058CCF" w14:textId="77777777">
      <w:r>
        <w:t>The notion of digital identity is quite complex. For the present discussion, we consider the simplest form of digital identity, i.e., the user login name, which uniquely identifies a user in each name space. Authentication and access control are typically performed against login names, even though today with multi-factor authentications additional information about users are leveraged for authentication. There are various approaches according to which these digital identities are issued. In the simplest form, service providers issue digital identities, with the associated credentials for authentications, to its own customers. In other cases, there are parties, referred to as identity providers, that give users digital identities, with the associated credentials. A service provider can then demand the identity management and related authentication to the identity providers. A drawback of this approach is that the identity providers end up being involved in the transactions users perform with the service providers (unless more complex protocols are used). In our context, it is important to observe that users may have different digital identities, and it is important for the NLIP being developed to understand, based on the user preferences/behaviours and the requirements of the service providers, which identity to use, or whether to even to let the user be anonymous.</w:t>
      </w:r>
    </w:p>
    <w:p w:rsidR="00797083" w:rsidP="00797083" w:rsidRDefault="00797083" w14:paraId="10F7A769" w14:textId="6EA4DA7D">
      <w:pPr>
        <w:pStyle w:val="Heading3"/>
      </w:pPr>
      <w:bookmarkStart w:name="_Toc196971777" w:id="153"/>
      <w:bookmarkStart w:name="_Toc197424715" w:id="154"/>
      <w:r w:rsidRPr="00B71033">
        <w:t xml:space="preserve">Privacy and </w:t>
      </w:r>
      <w:r w:rsidR="004D40E7">
        <w:t>p</w:t>
      </w:r>
      <w:r w:rsidRPr="00F10137">
        <w:t>olicy</w:t>
      </w:r>
      <w:r w:rsidRPr="00B71033">
        <w:t xml:space="preserve"> </w:t>
      </w:r>
      <w:r w:rsidR="004D40E7">
        <w:t>s</w:t>
      </w:r>
      <w:r w:rsidRPr="00B71033">
        <w:t>upport</w:t>
      </w:r>
      <w:bookmarkEnd w:id="153"/>
      <w:bookmarkEnd w:id="154"/>
    </w:p>
    <w:p w:rsidR="00797083" w:rsidP="00797083" w:rsidRDefault="00797083" w14:paraId="07DE2231" w14:textId="09665DB0">
      <w:r w:rsidRPr="00B71033">
        <w:t>When clients and servers support an interactive chat, issues arise regarding the ownership and privacy of the data exchanged between the client and server. To a large extent, privacy and regulatory compliance have been relegated as an after-thought to network specifications and generative AI technologies. In order to become useful and acceptable to a broad audience, NLIP must enable a mechanism for the interacting parties to learn and be aware of each other's policies for matters such as</w:t>
      </w:r>
      <w:r>
        <w:t xml:space="preserve"> data privacy, regulatory compliance and attribute disclosure.</w:t>
      </w:r>
    </w:p>
    <w:p w:rsidR="00797083" w:rsidP="00797083" w:rsidRDefault="00797083" w14:paraId="6FD26A5E" w14:textId="1A962EDC">
      <w:pPr>
        <w:pStyle w:val="Heading4"/>
      </w:pPr>
      <w:r>
        <w:t xml:space="preserve">Data </w:t>
      </w:r>
      <w:r w:rsidR="004D40E7">
        <w:t>p</w:t>
      </w:r>
      <w:r>
        <w:t xml:space="preserve">rivacy </w:t>
      </w:r>
      <w:r w:rsidR="004D40E7">
        <w:t>p</w:t>
      </w:r>
      <w:r w:rsidRPr="00F10137">
        <w:t>olicies</w:t>
      </w:r>
    </w:p>
    <w:p w:rsidR="00797083" w:rsidP="00797083" w:rsidRDefault="00797083" w14:paraId="76479DAB" w14:textId="7812EEF6">
      <w:r>
        <w:t xml:space="preserve">Each party involved in the protocol should be able to query their peer’s policies and specify </w:t>
      </w:r>
      <w:r w:rsidRPr="00B71033">
        <w:t>the</w:t>
      </w:r>
      <w:r>
        <w:t>ir</w:t>
      </w:r>
      <w:r w:rsidRPr="00B71033">
        <w:t xml:space="preserve"> policies for preserving the privacy of the data being exchanged between th</w:t>
      </w:r>
      <w:r>
        <w:t>em, and mutually agree upon them prior to actual communication.</w:t>
      </w:r>
    </w:p>
    <w:p w:rsidR="00797083" w:rsidP="00797083" w:rsidRDefault="00797083" w14:paraId="34789D56" w14:textId="6B60B0A3">
      <w:pPr>
        <w:pStyle w:val="Heading4"/>
      </w:pPr>
      <w:r w:rsidRPr="00B71033">
        <w:t xml:space="preserve">Regulatory </w:t>
      </w:r>
      <w:r w:rsidR="004D40E7">
        <w:t>c</w:t>
      </w:r>
      <w:r w:rsidRPr="00B71033">
        <w:t>ompliance</w:t>
      </w:r>
      <w:r>
        <w:t xml:space="preserve"> </w:t>
      </w:r>
      <w:r w:rsidR="004D40E7">
        <w:t>p</w:t>
      </w:r>
      <w:r w:rsidRPr="00F10137">
        <w:t>olicies</w:t>
      </w:r>
    </w:p>
    <w:p w:rsidR="00797083" w:rsidP="00797083" w:rsidRDefault="00797083" w14:paraId="1238BB98" w14:textId="3C287B67">
      <w:r>
        <w:t>Each party involved in the protocol should be able to query their peer’s jurisdiction to which they comply to, and the expectations of the jurisdiction to which the other party belongs to. Some agents may refuse to communicate with parties in other jurisdictions, and some of the parties would only communicate if the other party agrees to specific terms for arbitration and conflict resolution.</w:t>
      </w:r>
    </w:p>
    <w:p w:rsidR="00797083" w:rsidP="00797083" w:rsidRDefault="00797083" w14:paraId="25817769" w14:textId="49DCA101">
      <w:pPr>
        <w:pStyle w:val="Heading4"/>
      </w:pPr>
      <w:r>
        <w:t xml:space="preserve">Attribute </w:t>
      </w:r>
      <w:r w:rsidR="004D40E7">
        <w:t>d</w:t>
      </w:r>
      <w:r w:rsidRPr="00F10137">
        <w:t>isclosure</w:t>
      </w:r>
      <w:r>
        <w:t xml:space="preserve"> </w:t>
      </w:r>
      <w:r w:rsidR="004D40E7">
        <w:t>p</w:t>
      </w:r>
      <w:r>
        <w:t>olicies</w:t>
      </w:r>
    </w:p>
    <w:p w:rsidRPr="00B71033" w:rsidR="00797083" w:rsidP="00797083" w:rsidRDefault="00797083" w14:paraId="72CEABAB" w14:textId="2A05D0D0">
      <w:r>
        <w:t>During a protocol interaction, each party may or may not be willing to disclosure some of their attributes, e.g. their physical location, to the other party. NLIP should enable an exchange among the parties so that they are all agreeable to the attributes being disclosed or not disclosed. A taxi server agent, for example, may insist that the clients hailing it disclose their exact physical location.</w:t>
      </w:r>
    </w:p>
    <w:p w:rsidR="00797083" w:rsidP="00797083" w:rsidRDefault="00797083" w14:paraId="7D9CA59F" w14:textId="5CFC0487">
      <w:pPr>
        <w:pStyle w:val="Heading3"/>
      </w:pPr>
      <w:bookmarkStart w:name="_Toc196971778" w:id="155"/>
      <w:bookmarkStart w:name="_Toc197424716" w:id="156"/>
      <w:r>
        <w:t xml:space="preserve">Anonymous </w:t>
      </w:r>
      <w:r w:rsidR="004D40E7">
        <w:t>m</w:t>
      </w:r>
      <w:r>
        <w:t>ode</w:t>
      </w:r>
      <w:bookmarkEnd w:id="155"/>
      <w:bookmarkEnd w:id="156"/>
    </w:p>
    <w:p w:rsidR="00797083" w:rsidP="00797083" w:rsidRDefault="00797083" w14:paraId="7D8AB12E" w14:textId="77777777">
      <w:r w:rsidRPr="00F2732A">
        <w:t>In many business contexts, it is important that a user be able to access services without logging in. People want to be able to access some types of information without logging in first, and businesses would like to offer some information to anyone without validating their identity. Note that some information may still need authorization and authentication of user. Examples of information that may be offered in anonymous mode include a list of items and their prices available from a retailer, the sets of flights and tickets from an airline company, the agenda of a conference etc.</w:t>
      </w:r>
    </w:p>
    <w:p w:rsidR="00797083" w:rsidP="001B6914" w:rsidRDefault="00797083" w14:paraId="4CBC2B9E" w14:textId="46D12D36">
      <w:pPr>
        <w:pStyle w:val="Heading2"/>
      </w:pPr>
      <w:bookmarkStart w:name="_Toc196971779" w:id="157"/>
      <w:bookmarkStart w:name="_Toc197424717" w:id="158"/>
      <w:r w:rsidRPr="001B6914">
        <w:t>Flexibility</w:t>
      </w:r>
      <w:bookmarkEnd w:id="157"/>
      <w:bookmarkEnd w:id="158"/>
    </w:p>
    <w:p w:rsidRPr="00192906" w:rsidR="00797083" w:rsidP="00797083" w:rsidRDefault="00797083" w14:paraId="69E23A9E" w14:textId="1F92A364">
      <w:r w:rsidR="6BF6F2DD">
        <w:rPr/>
        <w:t xml:space="preserve">NLIP needs to be designed to be flexible and support a multiplicity of choices for many </w:t>
      </w:r>
      <w:r w:rsidR="6BF6F2DD">
        <w:rPr/>
        <w:t>different aspects</w:t>
      </w:r>
      <w:r w:rsidR="6BF6F2DD">
        <w:rPr/>
        <w:t xml:space="preserve"> of communication. </w:t>
      </w:r>
      <w:del w:author="Dinesh Verma" w:date="2025-07-01T22:06:15.88Z" w:id="1606875101">
        <w:r w:rsidDel="6BF6F2DD">
          <w:delText xml:space="preserve">In this </w:delText>
        </w:r>
        <w:r w:rsidRPr="6BF6F2DD" w:rsidDel="6BF6F2DD">
          <w:rPr>
            <w:highlight w:val="yellow"/>
          </w:rPr>
          <w:delText>section</w:delText>
        </w:r>
        <w:r w:rsidDel="6BF6F2DD">
          <w:delText xml:space="preserve"> we list out some of the common multiple options that NLIP needs to support.</w:delText>
        </w:r>
      </w:del>
      <w:ins w:author="Dinesh Verma" w:date="2025-07-01T22:06:26.423Z" w:id="1072932963">
        <w:r w:rsidR="6BF6F2DD">
          <w:t xml:space="preserve">These multiplicity of choices should include: </w:t>
        </w:r>
      </w:ins>
    </w:p>
    <w:p w:rsidR="00797083" w:rsidP="00797083" w:rsidRDefault="00797083" w14:paraId="26EFA0A8" w14:textId="2D712579">
      <w:pPr>
        <w:pStyle w:val="Heading3"/>
      </w:pPr>
      <w:bookmarkStart w:name="_Toc196971780" w:id="159"/>
      <w:bookmarkStart w:name="_Toc197424718" w:id="160"/>
      <w:r>
        <w:t xml:space="preserve">Support of </w:t>
      </w:r>
      <w:r w:rsidR="004D40E7">
        <w:t>m</w:t>
      </w:r>
      <w:r>
        <w:t xml:space="preserve">ultiple </w:t>
      </w:r>
      <w:r w:rsidR="004D40E7">
        <w:t>m</w:t>
      </w:r>
      <w:r>
        <w:t>odalities</w:t>
      </w:r>
      <w:bookmarkEnd w:id="159"/>
      <w:bookmarkEnd w:id="160"/>
    </w:p>
    <w:p w:rsidR="00797083" w:rsidP="00797083" w:rsidRDefault="00797083" w14:paraId="51F31E07" w14:textId="77777777">
      <w:r>
        <w:t>While text is the most common modality for user interaction using LLMs, common usage requires other modalities in the interactions as well. A bank check deposit would need images to be uploaded for the deposit, and some interactions may have the bank sending documents such as tax forms or account statements to the users. Users with accessibility needs may require use of video-based interactions. NLIP must support the various modalities required for enabling a diverse set of users and applications. Sentiment analysis based on tonal and facial analysis would be one such example of applications enabled by multi-modalities. Content encoding aside, multi-modality support has implications such as prioritizing standard interface definition for WebRTC, for mobile video chat, and additional real-time streaming performance requirements.</w:t>
      </w:r>
    </w:p>
    <w:p w:rsidR="00797083" w:rsidP="00797083" w:rsidRDefault="00797083" w14:paraId="76D3D9F1" w14:textId="41F74BAD">
      <w:pPr>
        <w:pStyle w:val="Heading3"/>
      </w:pPr>
      <w:bookmarkStart w:name="_Toc196971781" w:id="161"/>
      <w:bookmarkStart w:name="_Toc197424719" w:id="162"/>
      <w:r>
        <w:t xml:space="preserve">Support of </w:t>
      </w:r>
      <w:r w:rsidR="004D40E7">
        <w:t>m</w:t>
      </w:r>
      <w:r>
        <w:t xml:space="preserve">ultiple </w:t>
      </w:r>
      <w:r w:rsidR="004D40E7">
        <w:t>c</w:t>
      </w:r>
      <w:r>
        <w:t xml:space="preserve">oncurrent </w:t>
      </w:r>
      <w:r w:rsidR="004D40E7">
        <w:t>s</w:t>
      </w:r>
      <w:r>
        <w:t>essions</w:t>
      </w:r>
      <w:bookmarkEnd w:id="161"/>
      <w:bookmarkEnd w:id="162"/>
    </w:p>
    <w:p w:rsidR="00797083" w:rsidP="00797083" w:rsidRDefault="00797083" w14:paraId="385CE5DE" w14:textId="410DDEDD">
      <w:r>
        <w:t>NLIP should enable the beginning and termination of multiple sessions, in other words, parallel conversations, between the client and the server. One session could be in the “foreground”, to be the primary interacting agent interfacing with the user while others could be in the “background”. An assembly of interrelated sessions forms a conversation.</w:t>
      </w:r>
    </w:p>
    <w:p w:rsidR="00797083" w:rsidP="00797083" w:rsidRDefault="00797083" w14:paraId="5EEB3E1A" w14:textId="0B2C8F47">
      <w:r>
        <w:t>A session may or may not have accompanying windows like in a browser, and each sessions will likely need to have identifiers to enable end-points to distinguish among them. Further, end-points may need to support a certain amount of information about the session in a “conversation state” such as the language(s) being used, timestamps of when the first and last utterance were transmitted, parties to the chat (possibly more than two) and so on. Since large language models can take advantage of voluminous prompts, a conversation can be set up to allow the entire history of the conversation, including timestamps and the identity (to the extent known) of the party making each utterance, to be retrievable or to limit the history kept to a fixed horizon. In some cases, end-points may want to trade-off bandwidth versus local storage to optimize their performance. NLIP should enable these interactions.</w:t>
      </w:r>
    </w:p>
    <w:p w:rsidR="00797083" w:rsidP="00797083" w:rsidRDefault="00797083" w14:paraId="01BA5E17" w14:textId="6FFE55C0">
      <w:r>
        <w:t>Another requirement of NLIP would be to enable headless sessions. These are agent-initiated sessions that do not directly involve a human user. As an example, an agent can query another agent for additional information in support of a user query.</w:t>
      </w:r>
    </w:p>
    <w:p w:rsidR="00797083" w:rsidP="00797083" w:rsidRDefault="00797083" w14:paraId="65B84862" w14:textId="77777777">
      <w:pPr>
        <w:pStyle w:val="Heading3"/>
      </w:pPr>
      <w:bookmarkStart w:name="_Toc196971782" w:id="163"/>
      <w:bookmarkStart w:name="_Toc197424720" w:id="164"/>
      <w:r>
        <w:t>Support of multiple underlying protocols</w:t>
      </w:r>
      <w:bookmarkEnd w:id="163"/>
      <w:bookmarkEnd w:id="164"/>
    </w:p>
    <w:p w:rsidR="00797083" w:rsidP="00797083" w:rsidRDefault="00797083" w14:paraId="69BDC200" w14:textId="47815941">
      <w:r w:rsidRPr="00192906">
        <w:t>The dominant paradigm for applications to communicate with each other today is using some variant of REST and standardization in those cases would mean identifying the URI and parameter encoding for NLIP. At the same time, there are several other protocols that can provide alternative approaches, including but not limited to QUIC, gRPC, WebRTC, websockets and ZeroMQ. The binding of NLIP to the different underlying protocols should be defined and the specifications made in a manner so that any desired protocol binding can be supported. The main advantage of NLIP being ``hot-extensibility" of deployed instances and continuous customization of installed interactions.</w:t>
      </w:r>
    </w:p>
    <w:p w:rsidR="00797083" w:rsidP="00797083" w:rsidRDefault="00797083" w14:paraId="2FC86825" w14:textId="4849F0DF">
      <w:r w:rsidRPr="00192906">
        <w:t xml:space="preserve">We will initially </w:t>
      </w:r>
      <w:r>
        <w:t>define</w:t>
      </w:r>
      <w:r w:rsidRPr="00192906">
        <w:t xml:space="preserve"> the protocol on top of HTTPS and JSON, to take advantage of their ubiquitous availability and accessibility.</w:t>
      </w:r>
      <w:r>
        <w:t xml:space="preserve"> However, this should not preclude the use of other underlying protocols.</w:t>
      </w:r>
    </w:p>
    <w:p w:rsidR="00797083" w:rsidP="00797083" w:rsidRDefault="00797083" w14:paraId="1C18BACF" w14:textId="77777777">
      <w:pPr>
        <w:pStyle w:val="Heading3"/>
      </w:pPr>
      <w:bookmarkStart w:name="_Toc196971783" w:id="165"/>
      <w:bookmarkStart w:name="_Toc197424721" w:id="166"/>
      <w:r>
        <w:t>Support of multiple platforms</w:t>
      </w:r>
      <w:bookmarkEnd w:id="165"/>
      <w:bookmarkEnd w:id="166"/>
    </w:p>
    <w:p w:rsidR="00797083" w:rsidP="00797083" w:rsidRDefault="00797083" w14:paraId="7BC35576" w14:textId="77777777">
      <w:r w:rsidRPr="00192906">
        <w:t>Since we envision NLIP to be used across many devices and many systems, it is important that NLIP does not make implicit assumptions about programming languages and underlying hardware. The common application should be easily implementable on multiple mobile platforms, each of which has its own preferred operating system and development languages. Similarly, server-side systems may be implemented on Linux, Windows Servers, etc. using languages such as C or C++, Go, Java, JavaScript, Python, Rust, Zig, etc. NLIP specifications should support all platforms and all languages.</w:t>
      </w:r>
    </w:p>
    <w:p w:rsidR="00797083" w:rsidP="00797083" w:rsidRDefault="00797083" w14:paraId="0FB28DE6" w14:textId="0B948956">
      <w:pPr>
        <w:pStyle w:val="Heading2"/>
      </w:pPr>
      <w:bookmarkStart w:name="_Toc196971784" w:id="167"/>
      <w:bookmarkStart w:name="_Toc197424722" w:id="168"/>
      <w:r>
        <w:t xml:space="preserve">Performance </w:t>
      </w:r>
      <w:r w:rsidR="004D40E7">
        <w:t>r</w:t>
      </w:r>
      <w:r>
        <w:t>equirements</w:t>
      </w:r>
      <w:bookmarkEnd w:id="167"/>
      <w:bookmarkEnd w:id="168"/>
    </w:p>
    <w:p w:rsidR="00797083" w:rsidP="00797083" w:rsidRDefault="00797083" w14:paraId="4FFA781C" w14:textId="44373F80">
      <w:r w:rsidRPr="00192906">
        <w:t>In order to be used effectively, NLIP must support proper mechanisms for low-latency high-performance interactions. This requires supporting the following mechanisms</w:t>
      </w:r>
      <w:r w:rsidR="004D40E7">
        <w:t>.</w:t>
      </w:r>
    </w:p>
    <w:p w:rsidR="00797083" w:rsidP="00797083" w:rsidRDefault="00797083" w14:paraId="56DEB5EB" w14:textId="3AC98D7F">
      <w:pPr>
        <w:pStyle w:val="Heading3"/>
      </w:pPr>
      <w:bookmarkStart w:name="_Toc196971785" w:id="169"/>
      <w:bookmarkStart w:name="_Toc197424723" w:id="170"/>
      <w:r>
        <w:t xml:space="preserve">Caching of </w:t>
      </w:r>
      <w:r w:rsidR="004D40E7">
        <w:t>c</w:t>
      </w:r>
      <w:r>
        <w:t>ontext</w:t>
      </w:r>
      <w:bookmarkEnd w:id="169"/>
      <w:bookmarkEnd w:id="170"/>
    </w:p>
    <w:p w:rsidR="00797083" w:rsidP="00797083" w:rsidRDefault="00797083" w14:paraId="38F5D9DB" w14:textId="77777777">
      <w:r w:rsidRPr="00192906">
        <w:t>Chat interactions require maintaining the context of interactions, namely the sequence of interactions that may already have happened. Instead of exchanging the context on the wire repeatedly, context should be able to be stored and reused on each side based on prior interactions.</w:t>
      </w:r>
    </w:p>
    <w:p w:rsidR="00797083" w:rsidP="00797083" w:rsidRDefault="00797083" w14:paraId="4AB36619" w14:textId="561BE1CE">
      <w:pPr>
        <w:pStyle w:val="Heading3"/>
      </w:pPr>
      <w:bookmarkStart w:name="_Toc196971786" w:id="171"/>
      <w:bookmarkStart w:name="_Toc197424724" w:id="172"/>
      <w:r>
        <w:t xml:space="preserve">Rate </w:t>
      </w:r>
      <w:r w:rsidR="004D40E7">
        <w:t>c</w:t>
      </w:r>
      <w:r>
        <w:t>ontrols</w:t>
      </w:r>
      <w:bookmarkEnd w:id="171"/>
      <w:bookmarkEnd w:id="172"/>
    </w:p>
    <w:p w:rsidR="00797083" w:rsidP="00797083" w:rsidRDefault="00797083" w14:paraId="5F60A81E" w14:textId="6153193A">
      <w:r w:rsidRPr="00192906">
        <w:t>When implementing caching mechanisms for performance, care has to be taken to allow one or both parties to specify limits on how much context they would store, and prevent denial of service attacks. The servers may want to impose limits on the length of context, or the length of chat messages they would support, or the rate at which requests may be sent to the server from a client, and vice-versa. These limits should be negotiable, and designed to enable most interactions to happen in a performant and secure manner.</w:t>
      </w:r>
    </w:p>
    <w:p w:rsidR="00797083" w:rsidP="00797083" w:rsidRDefault="00797083" w14:paraId="1A1E7B57" w14:textId="3D8F12E4">
      <w:pPr>
        <w:pStyle w:val="Heading3"/>
      </w:pPr>
      <w:bookmarkStart w:name="_Toc196971787" w:id="173"/>
      <w:bookmarkStart w:name="_Toc197424725" w:id="174"/>
      <w:r>
        <w:t xml:space="preserve">Denial of </w:t>
      </w:r>
      <w:r w:rsidR="004D40E7">
        <w:t>s</w:t>
      </w:r>
      <w:r>
        <w:t xml:space="preserve">ervice </w:t>
      </w:r>
      <w:r w:rsidR="004D40E7">
        <w:t>p</w:t>
      </w:r>
      <w:r>
        <w:t>revention</w:t>
      </w:r>
      <w:bookmarkEnd w:id="173"/>
      <w:bookmarkEnd w:id="174"/>
    </w:p>
    <w:p w:rsidR="00797083" w:rsidP="00797083" w:rsidRDefault="00797083" w14:paraId="1E6E766C" w14:textId="3D3087E6">
      <w:r w:rsidRPr="00192906">
        <w:t>A common problem with any performance optimization such as saving context on both client/server side is the potential of an untrusted client or server to launch denial of service attacks, e.g. launching attacks parallel to those enabled by TCP session establishment mechanisms~\cite{harris1999tcp} such as SYN floods or half-open session state attacks. NLIP specification must take into account such potential attacks when defining any performance optimization and incorporate safeguards.</w:t>
      </w:r>
    </w:p>
    <w:p w:rsidR="00797083" w:rsidP="00797083" w:rsidRDefault="00797083" w14:paraId="0EC1E175" w14:textId="5B66314A">
      <w:pPr>
        <w:pStyle w:val="Heading3"/>
      </w:pPr>
      <w:bookmarkStart w:name="_Toc196971788" w:id="175"/>
      <w:bookmarkStart w:name="_Toc197424726" w:id="176"/>
      <w:r>
        <w:t xml:space="preserve">Real-time </w:t>
      </w:r>
      <w:r w:rsidR="004D40E7">
        <w:t>s</w:t>
      </w:r>
      <w:r w:rsidRPr="00BD125A">
        <w:t>treaming</w:t>
      </w:r>
      <w:bookmarkEnd w:id="175"/>
      <w:bookmarkEnd w:id="176"/>
    </w:p>
    <w:p w:rsidR="00797083" w:rsidP="00797083" w:rsidRDefault="00797083" w14:paraId="3EF2FF46" w14:textId="77777777">
      <w:pPr>
        <w:rPr>
          <w:ins w:author="Dinesh Verma" w:date="2025-06-23T21:50:00Z" w16du:dateUtc="2025-06-24T01:50:00Z" w:id="177"/>
        </w:rPr>
      </w:pPr>
      <w:r w:rsidRPr="00BD125A">
        <w:t>Interactive multi-modal chat may require separating the session into separate streams with diverse inter-stream priority and delay bound requirements. Sustained two-way communications may require support for streaming services with customized intra-stream timing and ordering requirements.</w:t>
      </w:r>
    </w:p>
    <w:p w:rsidR="00BE29EC" w:rsidP="00BE29EC" w:rsidRDefault="00BE29EC" w14:paraId="67BB6B36" w14:textId="4C1D8122">
      <w:pPr>
        <w:pStyle w:val="Heading1"/>
        <w:rPr>
          <w:ins w:author="Dinesh Verma" w:date="2025-06-23T21:51:00Z" w16du:dateUtc="2025-06-24T01:51:00Z" w:id="178"/>
        </w:rPr>
      </w:pPr>
      <w:ins w:author="Dinesh Verma" w:date="2025-06-23T21:51:00Z" w16du:dateUtc="2025-06-24T01:51:00Z" w:id="179">
        <w:r>
          <w:t xml:space="preserve">Protocol </w:t>
        </w:r>
      </w:ins>
      <w:ins w:author="Dinesh Verma" w:date="2025-06-24T11:28:00Z" w16du:dateUtc="2025-06-24T15:28:00Z" w:id="180">
        <w:r w:rsidR="00AB65CC">
          <w:t>d</w:t>
        </w:r>
      </w:ins>
      <w:ins w:author="Dinesh Verma" w:date="2025-06-23T21:51:00Z" w16du:dateUtc="2025-06-24T01:51:00Z" w:id="181">
        <w:r>
          <w:t xml:space="preserve">esign using </w:t>
        </w:r>
      </w:ins>
      <w:ins w:author="Dinesh Verma" w:date="2025-06-24T11:28:00Z" w16du:dateUtc="2025-06-24T15:28:00Z" w:id="182">
        <w:r w:rsidR="00AB65CC">
          <w:t>g</w:t>
        </w:r>
      </w:ins>
      <w:ins w:author="Dinesh Verma" w:date="2025-06-23T21:51:00Z" w16du:dateUtc="2025-06-24T01:51:00Z" w:id="183">
        <w:r>
          <w:t xml:space="preserve">enerative AI </w:t>
        </w:r>
      </w:ins>
    </w:p>
    <w:p w:rsidR="00BE29EC" w:rsidP="00BE29EC" w:rsidRDefault="00BE29EC" w14:paraId="32181D27" w14:textId="567F0D21">
      <w:pPr>
        <w:rPr>
          <w:ins w:author="Dinesh Verma" w:date="2025-06-23T21:56:00Z" w16du:dateUtc="2025-06-24T01:56:00Z" w:id="184"/>
        </w:rPr>
      </w:pPr>
      <w:ins w:author="Dinesh Verma" w:date="2025-06-23T21:52:00Z" w16du:dateUtc="2025-06-24T01:52:00Z" w:id="185">
        <w:r>
          <w:t xml:space="preserve">The philosophy behind the design of NLIP is explained in this section. NLIP relies on the ability of current large AI models to be able to do a variety of translation tasks with a high degree of accuracy. In particular, </w:t>
        </w:r>
      </w:ins>
      <w:ins w:author="Dinesh Verma" w:date="2025-06-23T21:54:00Z" w16du:dateUtc="2025-06-24T01:54:00Z" w:id="186">
        <w:r>
          <w:t>NLIP</w:t>
        </w:r>
      </w:ins>
      <w:ins w:author="Dinesh Verma" w:date="2025-06-23T21:52:00Z" w16du:dateUtc="2025-06-24T01:52:00Z" w:id="187">
        <w:r>
          <w:t xml:space="preserve"> rel</w:t>
        </w:r>
      </w:ins>
      <w:ins w:author="Dinesh Verma" w:date="2025-06-23T21:54:00Z" w16du:dateUtc="2025-06-24T01:54:00Z" w:id="188">
        <w:r>
          <w:t>ies</w:t>
        </w:r>
      </w:ins>
      <w:ins w:author="Dinesh Verma" w:date="2025-06-23T21:53:00Z" w16du:dateUtc="2025-06-24T01:53:00Z" w:id="189">
        <w:r>
          <w:t xml:space="preserve"> on the ability of the </w:t>
        </w:r>
      </w:ins>
      <w:ins w:author="Dinesh Verma" w:date="2025-06-23T21:56:00Z" w16du:dateUtc="2025-06-24T01:56:00Z" w:id="190">
        <w:r>
          <w:t xml:space="preserve">large language models to translate between unstructured natural language and a structured representation such as JSON or the internal structure of a programming language effectively. </w:t>
        </w:r>
      </w:ins>
    </w:p>
    <w:p w:rsidR="00BE29EC" w:rsidP="00BE29EC" w:rsidRDefault="00BE29EC" w14:paraId="32632E37" w14:textId="3F6F0C92">
      <w:pPr>
        <w:rPr>
          <w:ins w:author="Dinesh Verma" w:date="2025-07-01T22:07:37.799Z" w16du:dateUtc="2025-07-01T22:07:37.799Z" w:id="1395682580"/>
        </w:rPr>
      </w:pPr>
      <w:ins w:author="Dinesh Verma" w:date="2025-06-23T21:56:00Z" w:id="483647270">
        <w:r w:rsidR="459B0994">
          <w:t xml:space="preserve">Contemporary </w:t>
        </w:r>
        <w:r w:rsidR="459B0994">
          <w:t>application level</w:t>
        </w:r>
        <w:r w:rsidR="459B0994">
          <w:t xml:space="preserve"> protocols are developed with t</w:t>
        </w:r>
      </w:ins>
      <w:ins w:author="Dinesh Verma" w:date="2025-06-23T21:57:00Z" w:id="1327473183">
        <w:r w:rsidR="459B0994">
          <w:t xml:space="preserve">he assumption that all </w:t>
        </w:r>
        <w:r w:rsidR="459B0994">
          <w:t>end-points</w:t>
        </w:r>
        <w:r w:rsidR="459B0994">
          <w:t xml:space="preserve"> of a communication and the structure being transmitted on the wire are identical. Each </w:t>
        </w:r>
        <w:r w:rsidR="459B0994">
          <w:t>end-point</w:t>
        </w:r>
        <w:r w:rsidR="459B0994">
          <w:t xml:space="preserve"> needs to </w:t>
        </w:r>
        <w:r w:rsidR="459B0994">
          <w:t>maintain</w:t>
        </w:r>
        <w:r w:rsidR="459B0994">
          <w:t xml:space="preserve"> the same representation as the one that is being exchanged on the wire. However, with generative AI, one can relax that requirement. On the wire, only </w:t>
        </w:r>
      </w:ins>
      <w:ins w:author="Dinesh Verma" w:date="2025-06-23T21:58:00Z" w:id="1905674948">
        <w:r w:rsidR="459B0994">
          <w:t xml:space="preserve">a natural text representation can be transmitted, and each </w:t>
        </w:r>
        <w:r w:rsidR="459B0994">
          <w:t>end-point</w:t>
        </w:r>
        <w:r w:rsidR="459B0994">
          <w:t xml:space="preserve"> can </w:t>
        </w:r>
        <w:r w:rsidR="459B0994">
          <w:t>maintain</w:t>
        </w:r>
        <w:r w:rsidR="459B0994">
          <w:t xml:space="preserve"> its own internal representation for the structure being </w:t>
        </w:r>
        <w:r w:rsidR="459B0994">
          <w:t>maintained</w:t>
        </w:r>
        <w:r w:rsidR="459B0994">
          <w:t xml:space="preserve"> for its tasks. </w:t>
        </w:r>
      </w:ins>
    </w:p>
    <w:p w:rsidR="459B0994" w:rsidRDefault="459B0994" w14:paraId="0E72B873" w14:textId="55FF0D9A">
      <w:pPr>
        <w:rPr>
          <w:ins w:author="Dinesh Verma" w:date="2025-07-01T23:03:54.156Z" w16du:dateUtc="2025-07-01T23:03:54.156Z" w:id="1933626499"/>
        </w:rPr>
      </w:pPr>
    </w:p>
    <w:p w:rsidR="459B0994" w:rsidRDefault="459B0994" w14:paraId="074DF9A5" w14:textId="1A6B0B5B">
      <w:pPr>
        <w:rPr>
          <w:ins w:author="Dinesh Verma" w:date="2025-07-01T23:02:32.688Z" w16du:dateUtc="2025-07-01T23:02:32.688Z" w:id="1216117332"/>
        </w:rPr>
      </w:pPr>
      <w:ins w:author="Dinesh Verma" w:date="2025-07-01T23:02:36.087Z" w:id="1196359846">
        <w:r>
          <w:drawing>
            <wp:inline wp14:editId="5574FBD2" wp14:anchorId="0BFE465C">
              <wp:extent cx="6543675" cy="2219325"/>
              <wp:effectExtent l="0" t="0" r="0" b="0"/>
              <wp:docPr id="752553768" name="" title=""/>
              <wp:cNvGraphicFramePr>
                <a:graphicFrameLocks noChangeAspect="1"/>
              </wp:cNvGraphicFramePr>
              <a:graphic>
                <a:graphicData uri="http://schemas.openxmlformats.org/drawingml/2006/picture">
                  <pic:pic>
                    <pic:nvPicPr>
                      <pic:cNvPr id="0" name=""/>
                      <pic:cNvPicPr/>
                    </pic:nvPicPr>
                    <pic:blipFill>
                      <a:blip r:embed="R41aec8dcaf2b4193">
                        <a:extLst>
                          <a:ext xmlns:a="http://schemas.openxmlformats.org/drawingml/2006/main" uri="{28A0092B-C50C-407E-A947-70E740481C1C}">
                            <a14:useLocalDpi val="0"/>
                          </a:ext>
                        </a:extLst>
                      </a:blip>
                      <a:stretch>
                        <a:fillRect/>
                      </a:stretch>
                    </pic:blipFill>
                    <pic:spPr>
                      <a:xfrm>
                        <a:off x="0" y="0"/>
                        <a:ext cx="6543675" cy="2219325"/>
                      </a:xfrm>
                      <a:prstGeom prst="rect">
                        <a:avLst/>
                      </a:prstGeom>
                    </pic:spPr>
                  </pic:pic>
                </a:graphicData>
              </a:graphic>
            </wp:inline>
          </w:drawing>
        </w:r>
      </w:ins>
    </w:p>
    <w:p w:rsidR="459B0994" w:rsidP="459B0994" w:rsidRDefault="459B0994" w14:paraId="475B20F7" w14:textId="63816BC0">
      <w:pPr>
        <w:pStyle w:val="Figuretitle"/>
        <w:rPr>
          <w:ins w:author="Dinesh Verma" w:date="2025-07-01T23:03:56.331Z" w16du:dateUtc="2025-07-01T23:03:56.331Z" w:id="113064586"/>
          <w:rFonts w:eastAsia="Arial Unicode MS"/>
        </w:rPr>
      </w:pPr>
      <w:ins w:author="Dinesh Verma" w:date="2025-07-01T23:04:46.863Z" w:id="16880258">
        <w:r w:rsidRPr="459B0994" w:rsidR="459B0994">
          <w:rPr>
            <w:rFonts w:eastAsia="Arial Unicode MS"/>
          </w:rPr>
          <w:t>Figure 4 — Difference between NLIP and Traditional Protocols</w:t>
        </w:r>
      </w:ins>
    </w:p>
    <w:p w:rsidR="00A1525D" w:rsidP="459B0994" w:rsidRDefault="00A1525D" w14:paraId="5C1312DE" w14:textId="7C2EFFBA">
      <w:pPr>
        <w:pStyle w:val="Normal"/>
        <w:suppressLineNumbers w:val="0"/>
        <w:bidi w:val="0"/>
        <w:spacing w:before="0" w:beforeAutospacing="off" w:after="240" w:afterAutospacing="off" w:line="230" w:lineRule="atLeast"/>
        <w:ind w:left="0" w:right="0"/>
        <w:jc w:val="both"/>
        <w:rPr>
          <w:ins w:author="Dinesh Verma" w:date="2025-07-01T23:08:17.792Z" w16du:dateUtc="2025-07-01T23:08:17.792Z" w:id="774452794"/>
        </w:rPr>
        <w:pPrChange w:author="Dinesh Verma" w:date="2025-07-01T23:07:15.903Z">
          <w:pPr>
            <w:pStyle w:val="Normal"/>
            <w:spacing w:before="0" w:beforeAutospacing="off"/>
          </w:pPr>
        </w:pPrChange>
      </w:pPr>
      <w:ins w:author="Dinesh Verma" w:date="2025-07-01T22:07:52.224Z" w:id="964149039">
        <w:r w:rsidR="459B0994">
          <w:t xml:space="preserve">This aspect of NLIP is shown in Figure </w:t>
        </w:r>
      </w:ins>
      <w:ins w:author="Dinesh Verma" w:date="2025-07-01T23:06:59.999Z" w:id="20791631">
        <w:r w:rsidR="459B0994">
          <w:t xml:space="preserve">4. The left hand-side shows the typical design of a traditional protocol. </w:t>
        </w:r>
      </w:ins>
      <w:ins w:author="Dinesh Verma" w:date="2025-07-01T23:07:59.964Z" w:id="535284461">
        <w:r w:rsidR="459B0994">
          <w:t xml:space="preserve">The prevailing practice is to define a structure on the wire which the same as the structure </w:t>
        </w:r>
        <w:r w:rsidR="459B0994">
          <w:t>maintained</w:t>
        </w:r>
        <w:r w:rsidR="459B0994">
          <w:t xml:space="preserve"> by all communicating </w:t>
        </w:r>
        <w:r w:rsidR="459B0994">
          <w:t>end-points</w:t>
        </w:r>
        <w:r w:rsidR="459B0994">
          <w:t xml:space="preserve">. The structure A on one </w:t>
        </w:r>
        <w:r w:rsidR="459B0994">
          <w:t>end-point</w:t>
        </w:r>
        <w:r w:rsidR="459B0994">
          <w:t>, structure B on the se</w:t>
        </w:r>
      </w:ins>
      <w:ins w:author="Dinesh Verma" w:date="2025-07-01T23:08:17.238Z" w:id="718018725">
        <w:r w:rsidR="459B0994">
          <w:t xml:space="preserve">cond </w:t>
        </w:r>
        <w:r w:rsidR="459B0994">
          <w:t>end-point</w:t>
        </w:r>
        <w:r w:rsidR="459B0994">
          <w:t xml:space="preserve"> and the structure </w:t>
        </w:r>
        <w:r w:rsidR="459B0994">
          <w:t xml:space="preserve">on </w:t>
        </w:r>
        <w:r w:rsidR="459B0994">
          <w:t xml:space="preserve">the wire P that is carried by the protocol are all teh same. </w:t>
        </w:r>
      </w:ins>
    </w:p>
    <w:p w:rsidR="00A1525D" w:rsidP="459B0994" w:rsidRDefault="00A1525D" w14:paraId="761D06EA" w14:textId="38853766">
      <w:pPr>
        <w:pStyle w:val="Normal"/>
        <w:suppressLineNumbers w:val="0"/>
        <w:bidi w:val="0"/>
        <w:spacing w:before="0" w:beforeAutospacing="off" w:after="240" w:afterAutospacing="off" w:line="230" w:lineRule="atLeast"/>
        <w:ind w:left="0" w:right="0"/>
        <w:jc w:val="both"/>
        <w:rPr>
          <w:ins w:author="Dinesh Verma" w:date="2025-07-01T23:10:01.06Z" w16du:dateUtc="2025-07-01T23:10:01.06Z" w:id="1309396920"/>
        </w:rPr>
      </w:pPr>
      <w:ins w:author="Dinesh Verma" w:date="2025-07-01T23:08:59.663Z" w:id="1261134480">
        <w:r w:rsidR="459B0994">
          <w:t xml:space="preserve">NLIP has chosen a </w:t>
        </w:r>
        <w:r w:rsidR="459B0994">
          <w:t>differnet</w:t>
        </w:r>
        <w:r w:rsidR="459B0994">
          <w:t xml:space="preserve"> design point. It assumes that the structure on the wire has the same semantics as the structures on the </w:t>
        </w:r>
        <w:r w:rsidR="459B0994">
          <w:t>end-points</w:t>
        </w:r>
        <w:r w:rsidR="459B0994">
          <w:t>, but the format is natural language. A</w:t>
        </w:r>
      </w:ins>
      <w:ins w:author="Dinesh Verma" w:date="2025-07-01T23:09:45.71Z" w:id="1828581481">
        <w:r w:rsidR="459B0994">
          <w:t xml:space="preserve"> LLM at each end point can translate the wire format P into the local structure format A or </w:t>
        </w:r>
        <w:r w:rsidR="459B0994">
          <w:t>B, as the case may be</w:t>
        </w:r>
        <w:r w:rsidR="459B0994">
          <w:t xml:space="preserve">. This allows for the internal representation of </w:t>
        </w:r>
        <w:r w:rsidR="459B0994">
          <w:t xml:space="preserve">structures at </w:t>
        </w:r>
        <w:r w:rsidR="459B0994">
          <w:t>end-points</w:t>
        </w:r>
        <w:r w:rsidR="459B0994">
          <w:t xml:space="preserve"> to be independent. </w:t>
        </w:r>
      </w:ins>
    </w:p>
    <w:p w:rsidR="00A1525D" w:rsidP="459B0994" w:rsidRDefault="00A1525D" w14:paraId="74013ABC" w14:textId="4EB5204C">
      <w:pPr>
        <w:pStyle w:val="Normal"/>
        <w:suppressLineNumbers w:val="0"/>
        <w:bidi w:val="0"/>
        <w:spacing w:before="0" w:beforeAutospacing="off" w:after="240" w:afterAutospacing="off" w:line="230" w:lineRule="atLeast"/>
        <w:ind w:left="0" w:right="0"/>
        <w:jc w:val="both"/>
        <w:rPr>
          <w:ins w:author="Dinesh Verma" w:date="2025-07-01T23:25:08.996Z" w16du:dateUtc="2025-07-01T23:25:08.996Z" w:id="578133520"/>
        </w:rPr>
      </w:pPr>
      <w:ins w:author="Dinesh Verma" w:date="2025-07-01T23:10:58.788Z" w:id="1745693136">
        <w:r w:rsidR="459B0994">
          <w:t xml:space="preserve">As an example, let us consider the simple but illustrative case where one of the </w:t>
        </w:r>
        <w:r w:rsidR="459B0994">
          <w:t>end-points</w:t>
        </w:r>
        <w:r w:rsidR="459B0994">
          <w:t xml:space="preserve"> is an agent that is sending its communication end-point information to the other </w:t>
        </w:r>
        <w:r w:rsidR="459B0994">
          <w:t>end-point</w:t>
        </w:r>
        <w:r w:rsidR="459B0994">
          <w:t xml:space="preserve"> which is a </w:t>
        </w:r>
      </w:ins>
      <w:ins w:author="Dinesh Verma" w:date="2025-07-01T23:22:46.596Z" w:id="1263761693">
        <w:r w:rsidR="459B0994">
          <w:t xml:space="preserve">registrar providing </w:t>
        </w:r>
      </w:ins>
      <w:ins w:author="Dinesh Verma" w:date="2025-07-01T23:10:58.788Z" w:id="1020154643">
        <w:r w:rsidR="459B0994">
          <w:t>registrat</w:t>
        </w:r>
        <w:r w:rsidR="459B0994">
          <w:t>ation</w:t>
        </w:r>
        <w:r w:rsidR="459B0994">
          <w:t xml:space="preserve"> service</w:t>
        </w:r>
      </w:ins>
      <w:ins w:author="Dinesh Verma" w:date="2025-07-01T23:22:51.638Z" w:id="122435248">
        <w:r w:rsidR="459B0994">
          <w:t>s</w:t>
        </w:r>
      </w:ins>
      <w:ins w:author="Dinesh Verma" w:date="2025-07-01T23:10:58.788Z" w:id="94225103">
        <w:r w:rsidR="459B0994">
          <w:t xml:space="preserve"> for agents. The registra</w:t>
        </w:r>
      </w:ins>
      <w:ins w:author="Dinesh Verma" w:date="2025-07-01T23:22:58.604Z" w:id="486843745">
        <w:r w:rsidR="459B0994">
          <w:t xml:space="preserve">r </w:t>
        </w:r>
      </w:ins>
      <w:ins w:author="Dinesh Verma" w:date="2025-07-01T23:11:20.682Z" w:id="1769296794">
        <w:r w:rsidR="459B0994">
          <w:t>maintains</w:t>
        </w:r>
        <w:r w:rsidR="459B0994">
          <w:t xml:space="preserve"> </w:t>
        </w:r>
      </w:ins>
      <w:ins w:author="Dinesh Verma" w:date="2025-07-01T23:23:05.041Z" w:id="1390820032">
        <w:r w:rsidR="459B0994">
          <w:t xml:space="preserve">information about </w:t>
        </w:r>
      </w:ins>
      <w:ins w:author="Dinesh Verma" w:date="2025-07-01T23:11:20.682Z" w:id="622777609">
        <w:r w:rsidR="459B0994">
          <w:t xml:space="preserve">each </w:t>
        </w:r>
        <w:r w:rsidR="459B0994">
          <w:t>end-point</w:t>
        </w:r>
        <w:r w:rsidR="459B0994">
          <w:t xml:space="preserve"> as a URL, while the agent </w:t>
        </w:r>
      </w:ins>
      <w:ins w:author="Dinesh Verma" w:date="2025-07-01T23:21:59.963Z" w:id="2083631076">
        <w:r w:rsidR="459B0994">
          <w:t>maintains</w:t>
        </w:r>
        <w:r w:rsidR="459B0994">
          <w:t xml:space="preserve"> its internal infor</w:t>
        </w:r>
      </w:ins>
      <w:ins w:author="Dinesh Verma" w:date="2025-07-01T23:22:40.074Z" w:id="1940850566">
        <w:r w:rsidR="459B0994">
          <w:t xml:space="preserve">mation as a local host and port. The agent can register itself to the registrar </w:t>
        </w:r>
      </w:ins>
      <w:ins w:author="Dinesh Verma" w:date="2025-07-01T23:23:59.995Z" w:id="257820151">
        <w:r w:rsidR="459B0994">
          <w:t>on the NLIP protocol using</w:t>
        </w:r>
      </w:ins>
      <w:ins w:author="Dinesh Verma" w:date="2025-07-01T23:24:48.874Z" w:id="631387523">
        <w:r w:rsidR="459B0994">
          <w:t xml:space="preserve"> the plain text - “I am running on host &lt;hostname&gt; on protocol &lt;p&gt;” or an equivalent natural language text representation. The registrar can use a local LLM to translate this text to an internal URL representation. </w:t>
        </w:r>
      </w:ins>
    </w:p>
    <w:p w:rsidR="00A1525D" w:rsidP="459B0994" w:rsidRDefault="00A1525D" w14:paraId="7204D754" w14:textId="4DFBE954">
      <w:pPr>
        <w:pStyle w:val="Normal"/>
        <w:suppressLineNumbers w:val="0"/>
        <w:bidi w:val="0"/>
        <w:spacing w:before="0" w:beforeAutospacing="off" w:after="240" w:afterAutospacing="off" w:line="230" w:lineRule="atLeast"/>
        <w:ind w:left="0" w:right="0"/>
        <w:jc w:val="both"/>
        <w:rPr>
          <w:ins w:author="Dinesh Verma" w:date="2025-07-01T23:30:01.845Z" w16du:dateUtc="2025-07-01T23:30:01.845Z" w:id="620961313"/>
        </w:rPr>
      </w:pPr>
      <w:ins w:author="Dinesh Verma" w:date="2025-07-01T23:25:56.664Z" w:id="1691859600">
        <w:r w:rsidR="459B0994">
          <w:t xml:space="preserve">This feature of NLIP provides two key advantages. </w:t>
        </w:r>
        <w:r w:rsidR="459B0994">
          <w:t>First of all</w:t>
        </w:r>
        <w:r w:rsidR="459B0994">
          <w:t>, it provides resilience against upg</w:t>
        </w:r>
      </w:ins>
      <w:ins w:author="Dinesh Verma" w:date="2025-07-01T23:26:05.459Z" w:id="1076902566">
        <w:r w:rsidR="459B0994">
          <w:t>r</w:t>
        </w:r>
      </w:ins>
      <w:ins w:author="Dinesh Verma" w:date="2025-07-01T23:25:56.664Z" w:id="248993284">
        <w:r w:rsidR="459B0994">
          <w:t xml:space="preserve">ades of the </w:t>
        </w:r>
        <w:r w:rsidR="459B0994">
          <w:t>end-points</w:t>
        </w:r>
        <w:r w:rsidR="459B0994">
          <w:t xml:space="preserve">. </w:t>
        </w:r>
      </w:ins>
      <w:ins w:author="Dinesh Verma" w:date="2025-07-01T23:26:59.997Z" w:id="369629974">
        <w:r w:rsidR="459B0994">
          <w:t xml:space="preserve">Suppose the registrar is upgraded to </w:t>
        </w:r>
        <w:r w:rsidR="459B0994">
          <w:t>a new version</w:t>
        </w:r>
        <w:r w:rsidR="459B0994">
          <w:t xml:space="preserve"> in which it supports each agent information as a structure consisting of a port, a </w:t>
        </w:r>
        <w:r w:rsidR="459B0994">
          <w:t>protocol</w:t>
        </w:r>
        <w:r w:rsidR="459B0994">
          <w:t xml:space="preserve"> and a host address instead of the URL. This upgrade can be made without any impact to any</w:t>
        </w:r>
      </w:ins>
      <w:ins w:author="Dinesh Verma" w:date="2025-07-01T23:27:37.896Z" w:id="1617474028">
        <w:r w:rsidR="459B0994">
          <w:t xml:space="preserve"> of the agents. On the other hand, if the traditional approach of defining a fixed structure on the wire were to be used, the upgrade of the registrar would require changes in each of the agents interacting with it. </w:t>
        </w:r>
      </w:ins>
    </w:p>
    <w:p w:rsidR="00A1525D" w:rsidP="459B0994" w:rsidRDefault="00A1525D" w14:paraId="6879C354" w14:textId="3459CCDD">
      <w:pPr>
        <w:pStyle w:val="Normal"/>
        <w:suppressLineNumbers w:val="0"/>
        <w:bidi w:val="0"/>
        <w:spacing w:before="0" w:beforeAutospacing="off" w:after="240" w:afterAutospacing="off" w:line="230" w:lineRule="atLeast"/>
        <w:ind w:left="0" w:right="0"/>
        <w:jc w:val="both"/>
        <w:rPr>
          <w:ins w:author="Dinesh Verma" w:date="2025-07-01T23:09:46.004Z" w16du:dateUtc="2025-07-01T23:09:46.004Z" w:id="1590238997"/>
        </w:rPr>
      </w:pPr>
      <w:ins w:author="Dinesh Verma" w:date="2025-07-01T23:30:59.723Z" w:id="1367324811">
        <w:r w:rsidR="459B0994">
          <w:t xml:space="preserve">The second advantage is the </w:t>
        </w:r>
      </w:ins>
      <w:ins w:author="Dinesh Verma" w:date="2025-07-01T23:33:34.556Z" w:id="631057833">
        <w:r w:rsidR="459B0994">
          <w:t>simplificationin</w:t>
        </w:r>
        <w:r w:rsidR="459B0994">
          <w:t xml:space="preserve"> the versioning of protocols.</w:t>
        </w:r>
      </w:ins>
      <w:ins w:author="Dinesh Verma" w:date="2025-07-01T23:30:59.723Z" w:id="1741753261">
        <w:r w:rsidR="459B0994">
          <w:t xml:space="preserve"> During any definition of a standard protocol, some </w:t>
        </w:r>
      </w:ins>
      <w:ins w:author="Dinesh Verma" w:date="2025-07-01T23:31:19.966Z" w:id="1739753877">
        <w:r w:rsidR="459B0994">
          <w:t>key features or functions may be missed due to a variety of reasons. If a new protocol version is defined,</w:t>
        </w:r>
      </w:ins>
      <w:ins w:author="Dinesh Verma" w:date="2025-07-01T23:33:59.988Z" w:id="885984064">
        <w:r w:rsidR="459B0994">
          <w:t xml:space="preserve"> the protocol</w:t>
        </w:r>
      </w:ins>
      <w:ins w:author="Dinesh Verma" w:date="2025-07-01T23:34:56.351Z" w:id="513142681">
        <w:r w:rsidR="459B0994">
          <w:t xml:space="preserve"> needs to be defined to support a version number and a careful handling of mismatches in the structural differences across versions. By breaking the linkage between the internal representation of end-point structures and the wire structure, NLIP simplifies version management </w:t>
        </w:r>
        <w:r w:rsidR="459B0994">
          <w:t xml:space="preserve">significantly. </w:t>
        </w:r>
      </w:ins>
    </w:p>
    <w:p w:rsidR="00A1525D" w:rsidP="1E606FC3" w:rsidRDefault="00A1525D" w14:paraId="2DEFDB98" w14:textId="3AEFE378">
      <w:pPr>
        <w:pStyle w:val="Normal"/>
        <w:suppressLineNumbers w:val="0"/>
        <w:bidi w:val="0"/>
        <w:spacing w:before="0" w:beforeAutospacing="off" w:after="240" w:afterAutospacing="off" w:line="230" w:lineRule="atLeast"/>
        <w:ind w:left="0" w:right="0"/>
        <w:jc w:val="both"/>
        <w:rPr>
          <w:ins w:author="Dinesh Verma" w:date="2025-07-01T23:43:17.881Z" w16du:dateUtc="2025-07-01T23:43:17.881Z" w:id="7251402"/>
        </w:rPr>
        <w:pPrChange w:author="Dinesh Verma" w:date="2025-07-01T23:35:02.864Z">
          <w:pPr>
            <w:pStyle w:val="Normal"/>
            <w:spacing w:before="0" w:beforeAutospacing="off"/>
          </w:pPr>
        </w:pPrChange>
      </w:pPr>
      <w:ins w:author="Dinesh Verma" w:date="2025-07-01T23:35:35.075Z" w:id="1769208248">
        <w:r w:rsidR="1E606FC3">
          <w:t xml:space="preserve">The separation of the wire format from the internal structures can be viewed as a modern take on the concept of </w:t>
        </w:r>
        <w:r w:rsidR="1E606FC3">
          <w:t>ntohs</w:t>
        </w:r>
        <w:r w:rsidR="1E606FC3">
          <w:t xml:space="preserve"> and </w:t>
        </w:r>
        <w:r w:rsidR="1E606FC3">
          <w:t>htons</w:t>
        </w:r>
        <w:r w:rsidR="1E606FC3">
          <w:t xml:space="preserve"> – concepts</w:t>
        </w:r>
      </w:ins>
      <w:ins w:author="Dinesh Verma" w:date="2025-06-23T22:04:00Z" w:id="1739003580">
        <w:r w:rsidR="1E606FC3">
          <w:t xml:space="preserve"> </w:t>
        </w:r>
      </w:ins>
      <w:ins w:author="Dinesh Verma" w:date="2025-07-01T23:35:59.984Z" w:id="1435977911">
        <w:r w:rsidR="1E606FC3">
          <w:t xml:space="preserve">developed during the </w:t>
        </w:r>
        <w:r w:rsidR="1E606FC3">
          <w:t>early stages</w:t>
        </w:r>
        <w:r w:rsidR="1E606FC3">
          <w:t xml:space="preserve"> of computer communications development to promote interoperability between computer systems. When big-endian </w:t>
        </w:r>
      </w:ins>
      <w:ins w:author="Dinesh Verma" w:date="2025-07-01T23:36:59.762Z" w:id="1741336082">
        <w:r w:rsidR="1E606FC3">
          <w:t xml:space="preserve">machines needed to talk to little-endian machines, these two macros translated between network and host structure formats. NLIP is providing the same functionality at the application level, </w:t>
        </w:r>
        <w:r w:rsidR="1E606FC3">
          <w:t>leveraging</w:t>
        </w:r>
        <w:r w:rsidR="1E606FC3">
          <w:t xml:space="preserve"> the ability of LLMs to translate between </w:t>
        </w:r>
      </w:ins>
      <w:ins w:author="Dinesh Verma" w:date="2025-07-01T23:37:10.989Z" w:id="1260670451">
        <w:r w:rsidR="1E606FC3">
          <w:t xml:space="preserve">unstructured </w:t>
        </w:r>
      </w:ins>
      <w:ins w:author="Dinesh Verma" w:date="2025-07-01T23:36:59.762Z" w:id="438002494">
        <w:r w:rsidR="1E606FC3">
          <w:t>natural te</w:t>
        </w:r>
      </w:ins>
      <w:ins w:author="Dinesh Verma" w:date="2025-07-01T23:37:06.833Z" w:id="1632562389">
        <w:r w:rsidR="1E606FC3">
          <w:t xml:space="preserve">xt and structured representations. </w:t>
        </w:r>
      </w:ins>
    </w:p>
    <w:p w:rsidR="1E606FC3" w:rsidP="1E606FC3" w:rsidRDefault="1E606FC3" w14:paraId="7254C989" w14:textId="0CD63E34">
      <w:pPr>
        <w:pStyle w:val="Normal"/>
        <w:suppressLineNumbers w:val="0"/>
        <w:bidi w:val="0"/>
        <w:spacing w:before="0" w:beforeAutospacing="off" w:after="240" w:afterAutospacing="off" w:line="230" w:lineRule="atLeast"/>
        <w:ind w:left="0" w:right="0"/>
        <w:jc w:val="both"/>
        <w:rPr>
          <w:ins w:author="Dinesh Verma" w:date="2025-07-01T22:07:23.381Z" w16du:dateUtc="2025-07-01T22:07:23.381Z" w:id="1580848768"/>
        </w:rPr>
      </w:pPr>
      <w:ins w:author="Dinesh Verma" w:date="2025-07-01T23:43:59.964Z" w:id="1978521104">
        <w:r w:rsidR="1E606FC3">
          <w:t xml:space="preserve">It is recommended that two communicating parties exchange information about their internal representation with each other. When an agent registers with the registrar in </w:t>
        </w:r>
      </w:ins>
      <w:ins w:author="Dinesh Verma" w:date="2025-07-01T23:44:59.878Z" w:id="1495142714">
        <w:r w:rsidR="1E606FC3">
          <w:t xml:space="preserve">the above example, the registrar can send a natural text representation of the internal information to the agent to </w:t>
        </w:r>
        <w:r w:rsidR="1E606FC3">
          <w:t>validate</w:t>
        </w:r>
        <w:r w:rsidR="1E606FC3">
          <w:t xml:space="preserve"> that it has translated the text correctly to an internal representation and then translated it back. The agent can do its own internal translation and </w:t>
        </w:r>
        <w:r w:rsidR="1E606FC3">
          <w:t>validate</w:t>
        </w:r>
        <w:r w:rsidR="1E606FC3">
          <w:t xml:space="preserve"> that the information is consisten</w:t>
        </w:r>
      </w:ins>
      <w:ins w:author="Dinesh Verma" w:date="2025-07-01T23:45:04.649Z" w:id="1180854437">
        <w:r w:rsidR="1E606FC3">
          <w:t xml:space="preserve">t with its internal representation. The same exchange also helps to </w:t>
        </w:r>
        <w:r w:rsidR="1E606FC3">
          <w:t>validate</w:t>
        </w:r>
        <w:r w:rsidR="1E606FC3">
          <w:t xml:space="preserve"> if a field is missing or not incorporated properly. </w:t>
        </w:r>
      </w:ins>
    </w:p>
    <w:p w:rsidR="6BF6F2DD" w:rsidRDefault="6BF6F2DD" w14:paraId="57CA31D8" w14:textId="3B2DBAC2">
      <w:pPr>
        <w:rPr>
          <w:ins w:author="Dinesh Verma" w:date="2025-06-23T22:04:00Z" w16du:dateUtc="2025-06-24T02:04:00Z" w:id="867454325"/>
        </w:rPr>
      </w:pPr>
    </w:p>
    <w:p w:rsidR="00A1525D" w:rsidP="00A1525D" w:rsidRDefault="00A1525D" w14:paraId="25FEBCA2" w14:textId="3D11035F">
      <w:pPr>
        <w:pStyle w:val="Heading1"/>
        <w:rPr>
          <w:ins w:author="Dinesh Verma" w:date="2025-06-23T22:05:00Z" w16du:dateUtc="2025-06-24T02:05:00Z" w:id="206"/>
        </w:rPr>
      </w:pPr>
      <w:ins w:author="Dinesh Verma" w:date="2025-06-23T22:04:00Z" w16du:dateUtc="2025-06-24T02:04:00Z" w:id="207">
        <w:r>
          <w:t xml:space="preserve">NLIP and </w:t>
        </w:r>
      </w:ins>
      <w:ins w:author="Dinesh Verma" w:date="2025-06-24T11:28:00Z" w16du:dateUtc="2025-06-24T15:28:00Z" w:id="208">
        <w:r w:rsidR="00AB65CC">
          <w:t>v</w:t>
        </w:r>
      </w:ins>
      <w:ins w:author="Dinesh Verma" w:date="2025-06-23T22:04:00Z" w16du:dateUtc="2025-06-24T02:04:00Z" w:id="209">
        <w:r>
          <w:t xml:space="preserve">endor </w:t>
        </w:r>
      </w:ins>
      <w:ins w:author="Dinesh Verma" w:date="2025-06-24T11:28:00Z" w16du:dateUtc="2025-06-24T15:28:00Z" w:id="210">
        <w:r w:rsidR="00AB65CC">
          <w:t>s</w:t>
        </w:r>
      </w:ins>
      <w:ins w:author="Dinesh Verma" w:date="2025-06-23T22:04:00Z" w16du:dateUtc="2025-06-24T02:04:00Z" w:id="211">
        <w:r>
          <w:t>pecific</w:t>
        </w:r>
      </w:ins>
      <w:ins w:author="Dinesh Verma" w:date="2025-06-23T22:05:00Z" w16du:dateUtc="2025-06-24T02:05:00Z" w:id="212">
        <w:r>
          <w:t xml:space="preserve"> </w:t>
        </w:r>
      </w:ins>
      <w:ins w:author="Dinesh Verma" w:date="2025-06-24T11:28:00Z" w16du:dateUtc="2025-06-24T15:28:00Z" w:id="213">
        <w:r w:rsidR="00AB65CC">
          <w:t>p</w:t>
        </w:r>
      </w:ins>
      <w:ins w:author="Dinesh Verma" w:date="2025-06-23T22:05:00Z" w16du:dateUtc="2025-06-24T02:05:00Z" w:id="214">
        <w:r>
          <w:t>rotocols</w:t>
        </w:r>
      </w:ins>
    </w:p>
    <w:p w:rsidR="00A1525D" w:rsidP="00A1525D" w:rsidRDefault="00A1525D" w14:paraId="0CF4F1AA" w14:textId="77777777">
      <w:pPr>
        <w:rPr>
          <w:ins w:author="Dinesh Verma" w:date="2025-06-23T22:06:00Z" w16du:dateUtc="2025-06-24T02:06:00Z" w:id="215"/>
        </w:rPr>
      </w:pPr>
      <w:ins w:author="Dinesh Verma" w:date="2025-06-23T22:05:00Z" w16du:dateUtc="2025-06-24T02:05:00Z" w:id="216">
        <w:r>
          <w:t xml:space="preserve">In addition to NLIP, there may be proprietary vendor-specific protocols for communication among agents that may be </w:t>
        </w:r>
      </w:ins>
      <w:ins w:author="Dinesh Verma" w:date="2025-06-23T22:06:00Z" w16du:dateUtc="2025-06-24T02:06:00Z" w:id="217">
        <w:r>
          <w:t xml:space="preserve">used in specific deployments of agents. It is expected that multiple protocols may arise due to the agent development frameworks and software for end-point design provided by different vendors. </w:t>
        </w:r>
      </w:ins>
    </w:p>
    <w:p w:rsidR="00A1525D" w:rsidP="00A1525D" w:rsidRDefault="00A1525D" w14:paraId="66498D30" w14:textId="77777777">
      <w:pPr>
        <w:rPr>
          <w:ins w:author="Dinesh Verma" w:date="2025-06-23T22:07:00Z" w16du:dateUtc="2025-06-24T02:07:00Z" w:id="218"/>
        </w:rPr>
      </w:pPr>
      <w:ins w:author="Dinesh Verma" w:date="2025-06-23T22:06:00Z" w16du:dateUtc="2025-06-24T02:06:00Z" w:id="219">
        <w:r>
          <w:t>The NLIP protocol can be used in conjunction with vend</w:t>
        </w:r>
      </w:ins>
      <w:ins w:author="Dinesh Verma" w:date="2025-06-23T22:07:00Z" w16du:dateUtc="2025-06-24T02:07:00Z" w:id="220">
        <w:r>
          <w:t xml:space="preserve">or specific protocols in one of the two ways: </w:t>
        </w:r>
      </w:ins>
    </w:p>
    <w:p w:rsidR="00A1525D" w:rsidP="00A1525D" w:rsidRDefault="00A1525D" w14:paraId="20477023" w14:textId="73892ADD">
      <w:pPr>
        <w:pStyle w:val="ListBullet"/>
        <w:rPr>
          <w:ins w:author="Dinesh Verma" w:date="2025-06-23T22:08:00Z" w16du:dateUtc="2025-06-24T02:08:00Z" w:id="1829189521"/>
        </w:rPr>
      </w:pPr>
      <w:ins w:author="Dinesh Verma" w:date="2025-07-01T23:53:15.476Z" w:id="868228371">
        <w:r w:rsidR="1E606FC3">
          <w:t xml:space="preserve">Mode A: </w:t>
        </w:r>
      </w:ins>
      <w:ins w:author="Dinesh Verma" w:date="2025-06-23T22:07:00Z" w:id="50318733">
        <w:r w:rsidR="1E606FC3">
          <w:t>NLIP could provide the North-bound API between an agent and its client, while the agent uses a vendor specific protocol to interact with other agents or software services n</w:t>
        </w:r>
      </w:ins>
      <w:ins w:author="Dinesh Verma" w:date="2025-06-23T22:08:00Z" w:id="1991111231">
        <w:r w:rsidR="1E606FC3">
          <w:t xml:space="preserve">eeded to perform its functions. It allows any NLIP client to interact with any agent using vendor-specific South-bound API. </w:t>
        </w:r>
      </w:ins>
    </w:p>
    <w:p w:rsidRPr="00BE29EC" w:rsidR="00A1525D" w:rsidP="1E606FC3" w:rsidRDefault="00A1525D" w14:paraId="72F0AF58" w14:textId="0A4398C8">
      <w:pPr>
        <w:pStyle w:val="ListBullet"/>
        <w:rPr>
          <w:ins w:author="Dinesh Verma" w:date="2025-07-01T23:45:35.898Z" w16du:dateUtc="2025-07-01T23:45:35.898Z" w:id="1870719259"/>
        </w:rPr>
        <w:pPrChange w:author="Dinesh Verma" w:date="2025-06-23T22:07:00Z" w16du:dateUtc="2025-06-24T02:07:00Z" w:id="224">
          <w:pPr/>
        </w:pPrChange>
      </w:pPr>
      <w:ins w:author="Dinesh Verma" w:date="2025-07-01T23:53:20.016Z" w:id="1624804183">
        <w:r w:rsidR="1E606FC3">
          <w:t xml:space="preserve">Mode B: </w:t>
        </w:r>
      </w:ins>
      <w:ins w:author="Dinesh Verma" w:date="2025-06-23T22:08:00Z" w:id="830402267">
        <w:r w:rsidR="1E606FC3">
          <w:t xml:space="preserve">NLIP could be used as the interoperability protocol that allows agents using different vendor-specific protocols to interact with each other. </w:t>
        </w:r>
      </w:ins>
      <w:ins w:author="Dinesh Verma" w:date="2025-06-23T22:02:00Z" w:id="90865792">
        <w:r w:rsidR="1E606FC3">
          <w:t xml:space="preserve"> </w:t>
        </w:r>
      </w:ins>
    </w:p>
    <w:p w:rsidR="1E606FC3" w:rsidP="1E606FC3" w:rsidRDefault="1E606FC3" w14:paraId="3EF56B0D" w14:textId="514F6201">
      <w:pPr>
        <w:pStyle w:val="ListBullet"/>
        <w:numPr>
          <w:ilvl w:val="0"/>
          <w:numId w:val="0"/>
        </w:numPr>
        <w:rPr>
          <w:ins w:author="Dinesh Verma" w:date="2025-07-01T23:53:59.057Z" w16du:dateUtc="2025-07-01T23:53:59.057Z" w:id="1507121911"/>
        </w:rPr>
        <w:pPrChange w:author="Dinesh Verma" w:date="2025-07-01T23:45:36.345Z">
          <w:pPr/>
        </w:pPrChange>
      </w:pPr>
      <w:ins w:author="Dinesh Verma" w:date="2025-07-01T23:45:44.978Z" w:id="1610215954">
        <w:r w:rsidR="1E606FC3">
          <w:t xml:space="preserve">These two </w:t>
        </w:r>
      </w:ins>
      <w:ins w:author="Dinesh Verma" w:date="2025-07-01T23:53:23.878Z" w:id="555723654">
        <w:r w:rsidR="1E606FC3">
          <w:t xml:space="preserve">modes </w:t>
        </w:r>
      </w:ins>
      <w:ins w:author="Dinesh Verma" w:date="2025-07-01T23:45:44.978Z" w:id="317330204">
        <w:r w:rsidR="1E606FC3">
          <w:t xml:space="preserve">for NLIP to </w:t>
        </w:r>
      </w:ins>
      <w:ins w:author="Dinesh Verma" w:date="2025-07-01T23:46:20.756Z" w:id="187863710">
        <w:r w:rsidR="1E606FC3">
          <w:t xml:space="preserve">support </w:t>
        </w:r>
      </w:ins>
      <w:ins w:author="Dinesh Verma" w:date="2025-07-01T23:53:31.459Z" w:id="1869210638">
        <w:r w:rsidR="1E606FC3">
          <w:t xml:space="preserve">vendor-specific protocols </w:t>
        </w:r>
      </w:ins>
      <w:ins w:author="Dinesh Verma" w:date="2025-07-01T23:46:20.756Z" w:id="1047190814">
        <w:r w:rsidR="1E606FC3">
          <w:t xml:space="preserve">are shown in Figure 5. </w:t>
        </w:r>
      </w:ins>
    </w:p>
    <w:p w:rsidR="1E606FC3" w:rsidP="1E606FC3" w:rsidRDefault="1E606FC3" w14:paraId="3ADB2192" w14:textId="67111C71">
      <w:pPr>
        <w:jc w:val="center"/>
        <w:rPr>
          <w:ins w:author="Dinesh Verma" w:date="2025-07-01T23:54:47.924Z" w16du:dateUtc="2025-07-01T23:54:47.924Z" w:id="176218318"/>
        </w:rPr>
        <w:pPrChange w:author="Dinesh Verma" w:date="2025-07-01T23:54:32.713Z">
          <w:pPr/>
        </w:pPrChange>
      </w:pPr>
      <w:ins w:author="Dinesh Verma" w:date="2025-07-01T23:54:00.624Z" w:id="2134051388">
        <w:r>
          <w:drawing>
            <wp:inline wp14:editId="2582118E" wp14:anchorId="7982C562">
              <wp:extent cx="4013406" cy="1828894"/>
              <wp:effectExtent l="0" t="0" r="0" b="0"/>
              <wp:docPr id="259133750" name="" title=""/>
              <wp:cNvGraphicFramePr>
                <a:graphicFrameLocks noChangeAspect="1"/>
              </wp:cNvGraphicFramePr>
              <a:graphic>
                <a:graphicData uri="http://schemas.openxmlformats.org/drawingml/2006/picture">
                  <pic:pic>
                    <pic:nvPicPr>
                      <pic:cNvPr id="0" name=""/>
                      <pic:cNvPicPr/>
                    </pic:nvPicPr>
                    <pic:blipFill>
                      <a:blip r:embed="R87111de899f346b1">
                        <a:extLst>
                          <a:ext xmlns:a="http://schemas.openxmlformats.org/drawingml/2006/main" uri="{28A0092B-C50C-407E-A947-70E740481C1C}">
                            <a14:useLocalDpi val="0"/>
                          </a:ext>
                        </a:extLst>
                      </a:blip>
                      <a:stretch>
                        <a:fillRect/>
                      </a:stretch>
                    </pic:blipFill>
                    <pic:spPr>
                      <a:xfrm>
                        <a:off x="0" y="0"/>
                        <a:ext cx="4013406" cy="1828894"/>
                      </a:xfrm>
                      <a:prstGeom prst="rect">
                        <a:avLst/>
                      </a:prstGeom>
                    </pic:spPr>
                  </pic:pic>
                </a:graphicData>
              </a:graphic>
            </wp:inline>
          </w:drawing>
        </w:r>
      </w:ins>
    </w:p>
    <w:p w:rsidR="1E606FC3" w:rsidP="1E606FC3" w:rsidRDefault="1E606FC3" w14:paraId="5F12DBB4" w14:textId="7B0B63D3">
      <w:pPr>
        <w:pStyle w:val="Figuretitle"/>
        <w:suppressLineNumbers w:val="0"/>
        <w:bidi w:val="0"/>
        <w:spacing w:before="220" w:beforeAutospacing="off" w:after="220" w:afterAutospacing="off" w:line="230" w:lineRule="atLeast"/>
        <w:ind w:left="0" w:right="0"/>
        <w:jc w:val="center"/>
        <w:rPr>
          <w:rFonts w:eastAsia="Arial Unicode MS"/>
          <w:rPrChange w:author="Dinesh Verma" w:date="2025-07-01T23:54:55.337Z" w:id="1392532786">
            <w:rPr>
              <w:rFonts w:eastAsia="Arial Unicode MS"/>
            </w:rPr>
          </w:rPrChange>
        </w:rPr>
        <w:pPrChange w:author="Dinesh Verma" w:date="2025-07-01T23:54:55.341Z">
          <w:pPr>
            <w:pStyle w:val="Figuretitle"/>
          </w:pPr>
        </w:pPrChange>
      </w:pPr>
      <w:ins w:author="Dinesh Verma" w:date="2025-07-01T23:54:59.978Z" w:id="1020700428">
        <w:r w:rsidRPr="1E606FC3" w:rsidR="1E606FC3">
          <w:rPr>
            <w:rFonts w:eastAsia="Arial Unicode MS"/>
          </w:rPr>
          <w:t>Figure 5 — NLIP and its interacti</w:t>
        </w:r>
      </w:ins>
      <w:ins w:author="Dinesh Verma" w:date="2025-07-01T23:55:04.613Z" w:id="1699955089">
        <w:r w:rsidRPr="1E606FC3" w:rsidR="1E606FC3">
          <w:rPr>
            <w:rFonts w:eastAsia="Arial Unicode MS"/>
          </w:rPr>
          <w:t>on with Vendor Specific Protocols</w:t>
        </w:r>
      </w:ins>
    </w:p>
    <w:p w:rsidR="00797083" w:rsidP="00797083" w:rsidRDefault="00797083" w14:paraId="0B37FBFF" w14:textId="7C849BB7">
      <w:pPr>
        <w:pStyle w:val="Heading1"/>
      </w:pPr>
      <w:bookmarkStart w:name="_Toc196971789" w:id="227"/>
      <w:bookmarkStart w:name="_Toc197424727" w:id="228"/>
      <w:r>
        <w:t xml:space="preserve">NLIP </w:t>
      </w:r>
      <w:r w:rsidR="004D40E7">
        <w:t>u</w:t>
      </w:r>
      <w:r>
        <w:t xml:space="preserve">se </w:t>
      </w:r>
      <w:r w:rsidR="004D40E7">
        <w:t>c</w:t>
      </w:r>
      <w:r>
        <w:t>ase</w:t>
      </w:r>
      <w:r w:rsidR="00BE2F64">
        <w:t>: Customer Support</w:t>
      </w:r>
      <w:del w:author="RANJAN SINHA" w:date="2025-06-28T19:00:00Z" w16du:dateUtc="2025-06-29T02:00:00Z" w:id="229">
        <w:r w:rsidDel="00BE2F64">
          <w:delText>s</w:delText>
        </w:r>
      </w:del>
      <w:bookmarkEnd w:id="227"/>
      <w:bookmarkEnd w:id="228"/>
    </w:p>
    <w:p w:rsidRPr="00100343" w:rsidR="00797083" w:rsidDel="00BE2F64" w:rsidP="00797083" w:rsidRDefault="00797083" w14:paraId="7DCB17C3" w14:textId="0FAB40AB">
      <w:pPr>
        <w:rPr>
          <w:del w:author="RANJAN SINHA" w:date="2025-06-28T19:00:00Z" w16du:dateUtc="2025-06-29T02:00:00Z" w:id="230"/>
          <w:sz w:val="24"/>
          <w:szCs w:val="24"/>
          <w:rPrChange w:author="RANJAN SINHA" w:date="2025-06-30T21:50:00Z" w16du:dateUtc="2025-07-01T04:50:00Z" w:id="231">
            <w:rPr>
              <w:del w:author="RANJAN SINHA" w:date="2025-06-28T19:00:00Z" w16du:dateUtc="2025-06-29T02:00:00Z" w:id="232"/>
            </w:rPr>
          </w:rPrChange>
        </w:rPr>
      </w:pPr>
      <w:del w:author="RANJAN SINHA" w:date="2025-06-28T19:00:00Z" w16du:dateUtc="2025-06-29T02:00:00Z" w:id="233">
        <w:r w:rsidRPr="00100343" w:rsidDel="00BE2F64">
          <w:rPr>
            <w:sz w:val="24"/>
            <w:szCs w:val="24"/>
            <w:rPrChange w:author="RANJAN SINHA" w:date="2025-06-30T21:50:00Z" w16du:dateUtc="2025-07-01T04:50:00Z" w:id="234">
              <w:rPr/>
            </w:rPrChange>
          </w:rPr>
          <w:delText xml:space="preserve">In this </w:delText>
        </w:r>
        <w:r w:rsidRPr="00100343" w:rsidDel="00BE2F64" w:rsidR="00A9025B">
          <w:rPr>
            <w:sz w:val="24"/>
            <w:szCs w:val="24"/>
            <w:rPrChange w:author="RANJAN SINHA" w:date="2025-06-30T21:50:00Z" w16du:dateUtc="2025-07-01T04:50:00Z" w:id="235">
              <w:rPr/>
            </w:rPrChange>
          </w:rPr>
          <w:delText>clause</w:delText>
        </w:r>
        <w:r w:rsidRPr="00100343" w:rsidDel="00BE2F64">
          <w:rPr>
            <w:sz w:val="24"/>
            <w:szCs w:val="24"/>
            <w:rPrChange w:author="RANJAN SINHA" w:date="2025-06-30T21:50:00Z" w16du:dateUtc="2025-07-01T04:50:00Z" w:id="236">
              <w:rPr/>
            </w:rPrChange>
          </w:rPr>
          <w:delText>, we enumerate some of the various use-cases that a single chat application using NLIP can provide.</w:delText>
        </w:r>
      </w:del>
    </w:p>
    <w:p w:rsidR="00100343" w:rsidP="0018101D" w:rsidRDefault="0018101D" w14:paraId="11EAA125" w14:textId="77777777">
      <w:pPr>
        <w:spacing w:line="360" w:lineRule="auto"/>
        <w:rPr>
          <w:ins w:author="RANJAN SINHA" w:date="2025-06-30T21:56:00Z" w16du:dateUtc="2025-07-01T04:56:00Z" w:id="237"/>
          <w:rFonts w:cs="Arial"/>
          <w:sz w:val="24"/>
          <w:szCs w:val="24"/>
        </w:rPr>
      </w:pPr>
      <w:r w:rsidRPr="00100343">
        <w:rPr>
          <w:rFonts w:cs="Arial"/>
          <w:sz w:val="24"/>
          <w:szCs w:val="24"/>
          <w:rPrChange w:author="RANJAN SINHA" w:date="2025-06-30T21:50:00Z" w16du:dateUtc="2025-07-01T04:50:00Z" w:id="238">
            <w:rPr>
              <w:rFonts w:cs="Arial"/>
              <w:sz w:val="28"/>
              <w:szCs w:val="28"/>
            </w:rPr>
          </w:rPrChange>
        </w:rPr>
        <w:t xml:space="preserve">We showcase how the Natural Language Interaction Protocol (NLIP) can facilitate seamless speech-to-text communication in a customer support scenario. </w:t>
      </w:r>
    </w:p>
    <w:p w:rsidRPr="00100343" w:rsidR="0018101D" w:rsidP="0018101D" w:rsidRDefault="0018101D" w14:paraId="5F02B542" w14:textId="3384ABCA">
      <w:pPr>
        <w:spacing w:line="360" w:lineRule="auto"/>
        <w:rPr>
          <w:rFonts w:cs="Arial"/>
          <w:sz w:val="24"/>
          <w:szCs w:val="24"/>
          <w:rPrChange w:author="RANJAN SINHA" w:date="2025-06-30T21:50:00Z" w16du:dateUtc="2025-07-01T04:50:00Z" w:id="239">
            <w:rPr>
              <w:rFonts w:cs="Arial"/>
              <w:sz w:val="28"/>
              <w:szCs w:val="28"/>
            </w:rPr>
          </w:rPrChange>
        </w:rPr>
      </w:pPr>
      <w:r w:rsidRPr="00100343">
        <w:rPr>
          <w:rFonts w:cs="Arial"/>
          <w:sz w:val="24"/>
          <w:szCs w:val="24"/>
          <w:rPrChange w:author="RANJAN SINHA" w:date="2025-06-30T21:50:00Z" w16du:dateUtc="2025-07-01T04:50:00Z" w:id="240">
            <w:rPr>
              <w:rFonts w:cs="Arial"/>
              <w:sz w:val="28"/>
              <w:szCs w:val="28"/>
            </w:rPr>
          </w:rPrChange>
        </w:rPr>
        <w:t xml:space="preserve">In this use case, a customer initiates a support request by speaking directly with a support agent using natural speech. The spoken audio is transcribed into text using the NVIDIA </w:t>
      </w:r>
      <w:del w:author="RANJAN SINHA" w:date="2025-06-30T21:57:00Z" w16du:dateUtc="2025-07-01T04:57:00Z" w:id="241">
        <w:r w:rsidRPr="00100343" w:rsidDel="00100343">
          <w:rPr>
            <w:rFonts w:cs="Arial"/>
            <w:sz w:val="24"/>
            <w:szCs w:val="24"/>
            <w:rPrChange w:author="RANJAN SINHA" w:date="2025-06-30T21:50:00Z" w16du:dateUtc="2025-07-01T04:50:00Z" w:id="242">
              <w:rPr>
                <w:rFonts w:cs="Arial"/>
                <w:sz w:val="28"/>
                <w:szCs w:val="28"/>
              </w:rPr>
            </w:rPrChange>
          </w:rPr>
          <w:delText xml:space="preserve">ASR </w:delText>
        </w:r>
      </w:del>
      <w:r w:rsidR="00100343">
        <w:rPr>
          <w:rFonts w:cs="Arial"/>
          <w:sz w:val="24"/>
          <w:szCs w:val="24"/>
        </w:rPr>
        <w:t>Automatic Speech Recognition (ASR)</w:t>
      </w:r>
      <w:ins w:author="RANJAN SINHA" w:date="2025-06-30T21:57:00Z" w16du:dateUtc="2025-07-01T04:57:00Z" w:id="243">
        <w:r w:rsidR="00100343">
          <w:rPr>
            <w:rFonts w:cs="Arial"/>
            <w:sz w:val="24"/>
            <w:szCs w:val="24"/>
          </w:rPr>
          <w:t xml:space="preserve"> </w:t>
        </w:r>
      </w:ins>
      <w:r w:rsidRPr="00100343">
        <w:rPr>
          <w:rFonts w:cs="Arial"/>
          <w:sz w:val="24"/>
          <w:szCs w:val="24"/>
          <w:rPrChange w:author="RANJAN SINHA" w:date="2025-06-30T21:50:00Z" w16du:dateUtc="2025-07-01T04:50:00Z" w:id="244">
            <w:rPr>
              <w:rFonts w:cs="Arial"/>
              <w:sz w:val="28"/>
              <w:szCs w:val="28"/>
            </w:rPr>
          </w:rPrChange>
        </w:rPr>
        <w:t xml:space="preserve">model. Communication between the speech processing and support agents follows the </w:t>
      </w:r>
      <w:del w:author="RANJAN SINHA" w:date="2025-06-30T22:02:00Z" w16du:dateUtc="2025-07-01T05:02:00Z" w:id="245">
        <w:r w:rsidRPr="00100343" w:rsidDel="0050395C">
          <w:rPr>
            <w:rFonts w:cs="Arial"/>
            <w:sz w:val="24"/>
            <w:szCs w:val="24"/>
            <w:rPrChange w:author="RANJAN SINHA" w:date="2025-06-30T21:50:00Z" w16du:dateUtc="2025-07-01T04:50:00Z" w:id="246">
              <w:rPr>
                <w:rFonts w:cs="Arial"/>
                <w:sz w:val="28"/>
                <w:szCs w:val="28"/>
              </w:rPr>
            </w:rPrChange>
          </w:rPr>
          <w:delText>Natural Language Interaction Protocol (</w:delText>
        </w:r>
      </w:del>
      <w:r w:rsidRPr="00100343">
        <w:rPr>
          <w:rFonts w:cs="Arial"/>
          <w:sz w:val="24"/>
          <w:szCs w:val="24"/>
          <w:rPrChange w:author="RANJAN SINHA" w:date="2025-06-30T21:50:00Z" w16du:dateUtc="2025-07-01T04:50:00Z" w:id="247">
            <w:rPr>
              <w:rFonts w:cs="Arial"/>
              <w:sz w:val="28"/>
              <w:szCs w:val="28"/>
            </w:rPr>
          </w:rPrChange>
        </w:rPr>
        <w:t>NLIP</w:t>
      </w:r>
      <w:del w:author="RANJAN SINHA" w:date="2025-06-30T22:02:00Z" w16du:dateUtc="2025-07-01T05:02:00Z" w:id="248">
        <w:r w:rsidRPr="00100343" w:rsidDel="0050395C">
          <w:rPr>
            <w:rFonts w:cs="Arial"/>
            <w:sz w:val="24"/>
            <w:szCs w:val="24"/>
            <w:rPrChange w:author="RANJAN SINHA" w:date="2025-06-30T21:50:00Z" w16du:dateUtc="2025-07-01T04:50:00Z" w:id="249">
              <w:rPr>
                <w:rFonts w:cs="Arial"/>
                <w:sz w:val="28"/>
                <w:szCs w:val="28"/>
              </w:rPr>
            </w:rPrChange>
          </w:rPr>
          <w:delText>)</w:delText>
        </w:r>
      </w:del>
      <w:r w:rsidRPr="00100343">
        <w:rPr>
          <w:rFonts w:cs="Arial"/>
          <w:sz w:val="24"/>
          <w:szCs w:val="24"/>
          <w:rPrChange w:author="RANJAN SINHA" w:date="2025-06-30T21:50:00Z" w16du:dateUtc="2025-07-01T04:50:00Z" w:id="250">
            <w:rPr>
              <w:rFonts w:cs="Arial"/>
              <w:sz w:val="28"/>
              <w:szCs w:val="28"/>
            </w:rPr>
          </w:rPrChange>
        </w:rPr>
        <w:t xml:space="preserve"> </w:t>
      </w:r>
      <w:r w:rsidR="00683E76">
        <w:rPr>
          <w:rFonts w:cs="Arial"/>
          <w:sz w:val="24"/>
          <w:szCs w:val="24"/>
        </w:rPr>
        <w:t xml:space="preserve">message </w:t>
      </w:r>
      <w:r w:rsidRPr="00100343">
        <w:rPr>
          <w:rFonts w:cs="Arial"/>
          <w:sz w:val="24"/>
          <w:szCs w:val="24"/>
          <w:rPrChange w:author="RANJAN SINHA" w:date="2025-06-30T21:50:00Z" w16du:dateUtc="2025-07-01T04:50:00Z" w:id="251">
            <w:rPr>
              <w:rFonts w:cs="Arial"/>
              <w:sz w:val="28"/>
              <w:szCs w:val="28"/>
            </w:rPr>
          </w:rPrChange>
        </w:rPr>
        <w:t>format. Based on keywords extracted from the customer’s request, the system identifies relevant Reddit channels. A specialized search agent then queries these channels and retrieves the most recent and relevant posts, delivering them back to the customer in real time.</w:t>
      </w:r>
    </w:p>
    <w:p w:rsidRPr="00100343" w:rsidR="0018101D" w:rsidP="0018101D" w:rsidRDefault="0018101D" w14:paraId="05F07D9F" w14:textId="4D660F62">
      <w:pPr>
        <w:spacing w:line="360" w:lineRule="auto"/>
        <w:rPr>
          <w:rFonts w:cs="Arial"/>
          <w:sz w:val="24"/>
          <w:szCs w:val="24"/>
          <w:rPrChange w:author="RANJAN SINHA" w:date="2025-06-30T21:50:00Z" w16du:dateUtc="2025-07-01T04:50:00Z" w:id="252">
            <w:rPr>
              <w:rFonts w:cs="Arial"/>
              <w:sz w:val="28"/>
              <w:szCs w:val="28"/>
            </w:rPr>
          </w:rPrChange>
        </w:rPr>
      </w:pPr>
      <w:r w:rsidRPr="00100343">
        <w:rPr>
          <w:rFonts w:cs="Arial"/>
          <w:sz w:val="24"/>
          <w:szCs w:val="24"/>
          <w:rPrChange w:author="RANJAN SINHA" w:date="2025-06-30T21:50:00Z" w16du:dateUtc="2025-07-01T04:50:00Z" w:id="253">
            <w:rPr>
              <w:rFonts w:cs="Arial"/>
              <w:sz w:val="28"/>
              <w:szCs w:val="28"/>
            </w:rPr>
          </w:rPrChange>
        </w:rPr>
        <w:t>The system leverages NVIDIA’s</w:t>
      </w:r>
      <w:ins w:author="RANJAN SINHA" w:date="2025-06-30T22:02:00Z" w16du:dateUtc="2025-07-01T05:02:00Z" w:id="254">
        <w:r w:rsidR="000A0169">
          <w:rPr>
            <w:rFonts w:cs="Arial"/>
            <w:sz w:val="24"/>
            <w:szCs w:val="24"/>
          </w:rPr>
          <w:t xml:space="preserve"> </w:t>
        </w:r>
      </w:ins>
      <w:del w:author="RANJAN SINHA" w:date="2025-06-30T22:02:00Z" w16du:dateUtc="2025-07-01T05:02:00Z" w:id="255">
        <w:r w:rsidRPr="0024392F" w:rsidDel="000A0169">
          <w:rPr>
            <w:rFonts w:cs="Arial"/>
            <w:sz w:val="24"/>
            <w:szCs w:val="24"/>
          </w:rPr>
          <w:delText xml:space="preserve"> Automatic Speech Recognition (</w:delText>
        </w:r>
      </w:del>
      <w:r w:rsidRPr="0024392F">
        <w:rPr>
          <w:rFonts w:cs="Arial"/>
          <w:sz w:val="24"/>
          <w:szCs w:val="24"/>
        </w:rPr>
        <w:t>ASR</w:t>
      </w:r>
      <w:del w:author="RANJAN SINHA" w:date="2025-06-30T22:02:00Z" w16du:dateUtc="2025-07-01T05:02:00Z" w:id="256">
        <w:r w:rsidRPr="0024392F" w:rsidDel="000A0169">
          <w:rPr>
            <w:rFonts w:cs="Arial"/>
            <w:sz w:val="24"/>
            <w:szCs w:val="24"/>
          </w:rPr>
          <w:delText>)</w:delText>
        </w:r>
      </w:del>
      <w:r w:rsidRPr="0024392F">
        <w:rPr>
          <w:rFonts w:cs="Arial"/>
          <w:sz w:val="24"/>
          <w:szCs w:val="24"/>
        </w:rPr>
        <w:t xml:space="preserve"> model to transcribe spoken customer input into text. This transcribed content is then processed using the Granite</w:t>
      </w:r>
      <w:ins w:author="RANJAN SINHA" w:date="2025-06-30T22:03:00Z" w16du:dateUtc="2025-07-01T05:03:00Z" w:id="257">
        <w:r w:rsidR="000B6E21">
          <w:rPr>
            <w:rFonts w:cs="Arial"/>
            <w:sz w:val="24"/>
            <w:szCs w:val="24"/>
          </w:rPr>
          <w:t>-</w:t>
        </w:r>
      </w:ins>
      <w:del w:author="RANJAN SINHA" w:date="2025-06-30T22:03:00Z" w16du:dateUtc="2025-07-01T05:03:00Z" w:id="258">
        <w:r w:rsidRPr="00100343" w:rsidDel="000B6E21">
          <w:rPr>
            <w:rFonts w:cs="Arial"/>
            <w:sz w:val="24"/>
            <w:szCs w:val="24"/>
            <w:rPrChange w:author="RANJAN SINHA" w:date="2025-06-30T21:50:00Z" w16du:dateUtc="2025-07-01T04:50:00Z" w:id="259">
              <w:rPr>
                <w:rFonts w:cs="Arial"/>
                <w:sz w:val="28"/>
                <w:szCs w:val="28"/>
              </w:rPr>
            </w:rPrChange>
          </w:rPr>
          <w:delText xml:space="preserve"> </w:delText>
        </w:r>
      </w:del>
      <w:r w:rsidRPr="00100343">
        <w:rPr>
          <w:rFonts w:cs="Arial"/>
          <w:sz w:val="24"/>
          <w:szCs w:val="24"/>
          <w:rPrChange w:author="RANJAN SINHA" w:date="2025-06-30T21:50:00Z" w16du:dateUtc="2025-07-01T04:50:00Z" w:id="260">
            <w:rPr>
              <w:rFonts w:cs="Arial"/>
              <w:sz w:val="28"/>
              <w:szCs w:val="28"/>
            </w:rPr>
          </w:rPrChange>
        </w:rPr>
        <w:t>3.3</w:t>
      </w:r>
      <w:r w:rsidR="000B6E21">
        <w:rPr>
          <w:rFonts w:cs="Arial"/>
          <w:sz w:val="24"/>
          <w:szCs w:val="24"/>
        </w:rPr>
        <w:t xml:space="preserve">-2B-Instruct </w:t>
      </w:r>
      <w:del w:author="RANJAN SINHA" w:date="2025-06-30T22:03:00Z" w16du:dateUtc="2025-07-01T05:03:00Z" w:id="261">
        <w:r w:rsidRPr="00100343" w:rsidDel="000B6E21">
          <w:rPr>
            <w:rFonts w:cs="Arial"/>
            <w:sz w:val="24"/>
            <w:szCs w:val="24"/>
            <w:rPrChange w:author="RANJAN SINHA" w:date="2025-06-30T21:50:00Z" w16du:dateUtc="2025-07-01T04:50:00Z" w:id="262">
              <w:rPr>
                <w:rFonts w:cs="Arial"/>
                <w:sz w:val="28"/>
                <w:szCs w:val="28"/>
              </w:rPr>
            </w:rPrChange>
          </w:rPr>
          <w:delText xml:space="preserve"> </w:delText>
        </w:r>
      </w:del>
      <w:r w:rsidRPr="00100343">
        <w:rPr>
          <w:rFonts w:cs="Arial"/>
          <w:sz w:val="24"/>
          <w:szCs w:val="24"/>
          <w:rPrChange w:author="RANJAN SINHA" w:date="2025-06-30T21:50:00Z" w16du:dateUtc="2025-07-01T04:50:00Z" w:id="263">
            <w:rPr>
              <w:rFonts w:cs="Arial"/>
              <w:sz w:val="28"/>
              <w:szCs w:val="28"/>
            </w:rPr>
          </w:rPrChange>
        </w:rPr>
        <w:t>model</w:t>
      </w:r>
      <w:del w:author="RANJAN SINHA" w:date="2025-06-30T22:04:00Z" w16du:dateUtc="2025-07-01T05:04:00Z" w:id="264">
        <w:r w:rsidRPr="00100343" w:rsidDel="000B6E21">
          <w:rPr>
            <w:rFonts w:cs="Arial"/>
            <w:sz w:val="24"/>
            <w:szCs w:val="24"/>
            <w:rPrChange w:author="RANJAN SINHA" w:date="2025-06-30T21:50:00Z" w16du:dateUtc="2025-07-01T04:50:00Z" w:id="265">
              <w:rPr>
                <w:rFonts w:cs="Arial"/>
                <w:sz w:val="28"/>
                <w:szCs w:val="28"/>
              </w:rPr>
            </w:rPrChange>
          </w:rPr>
          <w:delText xml:space="preserve"> (2B)</w:delText>
        </w:r>
      </w:del>
      <w:r w:rsidRPr="00100343">
        <w:rPr>
          <w:rFonts w:cs="Arial"/>
          <w:sz w:val="24"/>
          <w:szCs w:val="24"/>
          <w:rPrChange w:author="RANJAN SINHA" w:date="2025-06-30T21:50:00Z" w16du:dateUtc="2025-07-01T04:50:00Z" w:id="266">
            <w:rPr>
              <w:rFonts w:cs="Arial"/>
              <w:sz w:val="28"/>
              <w:szCs w:val="28"/>
            </w:rPr>
          </w:rPrChange>
        </w:rPr>
        <w:t>, enabling contextual understanding and intent extraction. All interactions between system components adhere to the NLIP message format, ensuring modular and interoperable agent communication. Additionally, the demonstration integrates MCP with Reddit’s search APIs to retrieve relevant, real-time information, illustrating how multi-agent systems can dynamically support customer queries across external knowledge sources.</w:t>
      </w:r>
    </w:p>
    <w:p w:rsidRPr="00100343" w:rsidR="0018101D" w:rsidP="0018101D" w:rsidRDefault="0018101D" w14:paraId="760FEBAA" w14:textId="5ECED4A8">
      <w:pPr>
        <w:pStyle w:val="NormalWeb"/>
        <w:spacing w:line="360" w:lineRule="auto"/>
        <w:rPr>
          <w:rFonts w:ascii="Arial" w:hAnsi="Arial" w:cs="Arial"/>
          <w:rPrChange w:author="RANJAN SINHA" w:date="2025-06-30T21:50:00Z" w16du:dateUtc="2025-07-01T04:50:00Z" w:id="267">
            <w:rPr>
              <w:rFonts w:ascii="Arial" w:hAnsi="Arial" w:cs="Arial"/>
              <w:sz w:val="28"/>
              <w:szCs w:val="28"/>
            </w:rPr>
          </w:rPrChange>
        </w:rPr>
      </w:pPr>
      <w:r w:rsidRPr="00100343">
        <w:rPr>
          <w:rFonts w:ascii="Arial" w:hAnsi="Arial" w:cs="Arial"/>
          <w:rPrChange w:author="RANJAN SINHA" w:date="2025-06-30T21:50:00Z" w16du:dateUtc="2025-07-01T04:50:00Z" w:id="268">
            <w:rPr>
              <w:rFonts w:ascii="Arial" w:hAnsi="Arial" w:cs="Arial"/>
              <w:sz w:val="28"/>
              <w:szCs w:val="28"/>
            </w:rPr>
          </w:rPrChange>
        </w:rPr>
        <w:t>In this demonstration, three specialized agents—Speech to Text Agent, Channel Recommender Agent, and Search Agent—collaborate using</w:t>
      </w:r>
      <w:ins w:author="RANJAN SINHA" w:date="2025-06-30T22:05:00Z" w16du:dateUtc="2025-07-01T05:05:00Z" w:id="269">
        <w:r w:rsidR="008413A8">
          <w:rPr>
            <w:rFonts w:ascii="Arial" w:hAnsi="Arial" w:cs="Arial"/>
          </w:rPr>
          <w:t xml:space="preserve"> </w:t>
        </w:r>
      </w:ins>
      <w:del w:author="RANJAN SINHA" w:date="2025-06-30T22:05:00Z" w16du:dateUtc="2025-07-01T05:05:00Z" w:id="270">
        <w:r w:rsidRPr="00100343" w:rsidDel="008413A8">
          <w:rPr>
            <w:rFonts w:ascii="Arial" w:hAnsi="Arial" w:cs="Arial"/>
            <w:rPrChange w:author="RANJAN SINHA" w:date="2025-06-30T21:50:00Z" w16du:dateUtc="2025-07-01T04:50:00Z" w:id="271">
              <w:rPr>
                <w:rFonts w:ascii="Arial" w:hAnsi="Arial" w:cs="Arial"/>
                <w:sz w:val="28"/>
                <w:szCs w:val="28"/>
              </w:rPr>
            </w:rPrChange>
          </w:rPr>
          <w:delText xml:space="preserve"> the </w:delText>
        </w:r>
      </w:del>
      <w:r w:rsidR="008413A8">
        <w:rPr>
          <w:rFonts w:ascii="Arial" w:hAnsi="Arial" w:cs="Arial"/>
        </w:rPr>
        <w:t xml:space="preserve">NLIP </w:t>
      </w:r>
      <w:del w:author="RANJAN SINHA" w:date="2025-06-30T22:05:00Z" w16du:dateUtc="2025-07-01T05:05:00Z" w:id="272">
        <w:r w:rsidRPr="00100343" w:rsidDel="008413A8">
          <w:rPr>
            <w:rFonts w:ascii="Arial" w:hAnsi="Arial" w:cs="Arial"/>
            <w:rPrChange w:author="RANJAN SINHA" w:date="2025-06-30T21:50:00Z" w16du:dateUtc="2025-07-01T04:50:00Z" w:id="273">
              <w:rPr>
                <w:rFonts w:ascii="Arial" w:hAnsi="Arial" w:cs="Arial"/>
                <w:sz w:val="28"/>
                <w:szCs w:val="28"/>
              </w:rPr>
            </w:rPrChange>
          </w:rPr>
          <w:delText xml:space="preserve">Natural Language Interaction Protocol (NLIP) </w:delText>
        </w:r>
      </w:del>
      <w:r w:rsidRPr="00100343">
        <w:rPr>
          <w:rFonts w:ascii="Arial" w:hAnsi="Arial" w:cs="Arial"/>
          <w:rPrChange w:author="RANJAN SINHA" w:date="2025-06-30T21:50:00Z" w16du:dateUtc="2025-07-01T04:50:00Z" w:id="274">
            <w:rPr>
              <w:rFonts w:ascii="Arial" w:hAnsi="Arial" w:cs="Arial"/>
              <w:sz w:val="28"/>
              <w:szCs w:val="28"/>
            </w:rPr>
          </w:rPrChange>
        </w:rPr>
        <w:t>to fulfill a customer’s voice-based support request in real time. Each agent plays a distinct role in the end-to-end interaction pipeline, showcasing how modular AI components can be composed using standardized communication and interoperable APIs.</w:t>
      </w:r>
    </w:p>
    <w:p w:rsidR="00C54759" w:rsidP="00C54759" w:rsidRDefault="0018101D" w14:paraId="6A32EC28" w14:textId="77777777">
      <w:pPr>
        <w:pStyle w:val="NormalWeb"/>
        <w:keepNext/>
        <w:spacing w:line="360" w:lineRule="auto"/>
        <w:jc w:val="center"/>
        <w:rPr>
          <w:ins w:author="RANJAN SINHA" w:date="2025-06-30T22:06:00Z" w16du:dateUtc="2025-07-01T05:06:00Z" w:id="275"/>
        </w:rPr>
        <w:pPrChange w:author="RANJAN SINHA" w:date="2025-06-30T22:06:00Z" w16du:dateUtc="2025-07-01T05:06:00Z" w:id="276">
          <w:pPr>
            <w:pStyle w:val="NormalWeb"/>
            <w:spacing w:line="360" w:lineRule="auto"/>
            <w:jc w:val="center"/>
          </w:pPr>
        </w:pPrChange>
      </w:pPr>
      <w:r w:rsidRPr="00100343">
        <w:rPr>
          <w:rFonts w:ascii="Arial" w:hAnsi="Arial" w:cs="Arial"/>
          <w:noProof/>
          <w:rPrChange w:author="RANJAN SINHA" w:date="2025-06-30T21:50:00Z" w16du:dateUtc="2025-07-01T04:50:00Z" w:id="277">
            <w:rPr>
              <w:rFonts w:ascii="Arial" w:hAnsi="Arial" w:cs="Arial"/>
              <w:noProof/>
              <w:sz w:val="28"/>
              <w:szCs w:val="28"/>
            </w:rPr>
          </w:rPrChange>
        </w:rPr>
        <w:drawing>
          <wp:inline distT="0" distB="0" distL="0" distR="0" wp14:anchorId="369321B0" wp14:editId="4580386D">
            <wp:extent cx="5124940" cy="3897443"/>
            <wp:effectExtent l="0" t="0" r="0" b="1905"/>
            <wp:docPr id="36444958" name="Picture 1" descr="A diagram of a custom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958" name="Picture 1" descr="A diagram of a customer service&#10;&#10;AI-generated content may be incorrect."/>
                    <pic:cNvPicPr/>
                  </pic:nvPicPr>
                  <pic:blipFill>
                    <a:blip r:embed="rId21"/>
                    <a:stretch>
                      <a:fillRect/>
                    </a:stretch>
                  </pic:blipFill>
                  <pic:spPr>
                    <a:xfrm>
                      <a:off x="0" y="0"/>
                      <a:ext cx="5135153" cy="3905210"/>
                    </a:xfrm>
                    <a:prstGeom prst="rect">
                      <a:avLst/>
                    </a:prstGeom>
                  </pic:spPr>
                </pic:pic>
              </a:graphicData>
            </a:graphic>
          </wp:inline>
        </w:drawing>
      </w:r>
    </w:p>
    <w:p w:rsidRPr="00100343" w:rsidR="0018101D" w:rsidP="00C54759" w:rsidRDefault="00C54759" w14:paraId="5BD0CDB8" w14:textId="4EC519A3">
      <w:pPr>
        <w:pStyle w:val="Caption"/>
        <w:jc w:val="center"/>
        <w:rPr>
          <w:rFonts w:cs="Arial"/>
          <w:sz w:val="24"/>
          <w:szCs w:val="24"/>
          <w:rPrChange w:author="RANJAN SINHA" w:date="2025-06-30T21:50:00Z" w16du:dateUtc="2025-07-01T04:50:00Z" w:id="278">
            <w:rPr>
              <w:rFonts w:ascii="Arial" w:hAnsi="Arial" w:cs="Arial"/>
              <w:sz w:val="28"/>
              <w:szCs w:val="28"/>
            </w:rPr>
          </w:rPrChange>
        </w:rPr>
        <w:pPrChange w:author="RANJAN SINHA" w:date="2025-06-30T22:06:00Z" w16du:dateUtc="2025-07-01T05:06:00Z" w:id="279">
          <w:pPr>
            <w:pStyle w:val="NormalWeb"/>
            <w:spacing w:line="360" w:lineRule="auto"/>
            <w:jc w:val="center"/>
          </w:pPr>
        </w:pPrChange>
      </w:pPr>
      <w:ins w:author="RANJAN SINHA" w:date="2025-06-30T22:06:00Z" w16du:dateUtc="2025-07-01T05:06:00Z" w:id="280">
        <w:r>
          <w:t xml:space="preserve">Figure </w:t>
        </w:r>
        <w:r>
          <w:fldChar w:fldCharType="begin"/>
        </w:r>
        <w:r>
          <w:instrText xml:space="preserve"> SEQ Figure \* ARABIC </w:instrText>
        </w:r>
      </w:ins>
      <w:r>
        <w:fldChar w:fldCharType="separate"/>
      </w:r>
      <w:ins w:author="RANJAN SINHA" w:date="2025-06-30T22:06:00Z" w16du:dateUtc="2025-07-01T05:06:00Z" w:id="281">
        <w:r>
          <w:rPr>
            <w:noProof/>
          </w:rPr>
          <w:t>1</w:t>
        </w:r>
        <w:r>
          <w:fldChar w:fldCharType="end"/>
        </w:r>
      </w:ins>
    </w:p>
    <w:p w:rsidRPr="00100343" w:rsidR="0018101D" w:rsidP="0018101D" w:rsidRDefault="00655A6A" w14:paraId="7470FA83" w14:textId="5007F7DB">
      <w:pPr>
        <w:pStyle w:val="NormalWeb"/>
        <w:spacing w:line="360" w:lineRule="auto"/>
        <w:rPr>
          <w:rFonts w:ascii="Arial" w:hAnsi="Arial" w:cs="Arial"/>
          <w:b/>
          <w:bCs/>
          <w:rPrChange w:author="RANJAN SINHA" w:date="2025-06-30T21:50:00Z" w16du:dateUtc="2025-07-01T04:50:00Z" w:id="282">
            <w:rPr>
              <w:rFonts w:ascii="Arial" w:hAnsi="Arial" w:cs="Arial"/>
              <w:b/>
              <w:bCs/>
              <w:sz w:val="28"/>
              <w:szCs w:val="28"/>
            </w:rPr>
          </w:rPrChange>
        </w:rPr>
      </w:pPr>
      <w:ins w:author="RANJAN SINHA" w:date="2025-06-30T22:06:00Z" w16du:dateUtc="2025-07-01T05:06:00Z" w:id="283">
        <w:r>
          <w:rPr>
            <w:noProof/>
          </w:rPr>
          <mc:AlternateContent>
            <mc:Choice Requires="wps">
              <w:drawing>
                <wp:anchor distT="0" distB="0" distL="114300" distR="114300" simplePos="0" relativeHeight="251665920" behindDoc="0" locked="0" layoutInCell="1" allowOverlap="1" wp14:anchorId="299ADEF7" wp14:editId="5E24B53E">
                  <wp:simplePos x="0" y="0"/>
                  <wp:positionH relativeFrom="column">
                    <wp:posOffset>4843145</wp:posOffset>
                  </wp:positionH>
                  <wp:positionV relativeFrom="paragraph">
                    <wp:posOffset>3521075</wp:posOffset>
                  </wp:positionV>
                  <wp:extent cx="2353310" cy="635"/>
                  <wp:effectExtent l="0" t="0" r="0" b="0"/>
                  <wp:wrapNone/>
                  <wp:docPr id="1310270365" name="Text Box 1"/>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rsidRPr="004F03C1" w:rsidR="00C54759" w:rsidP="00C54759" w:rsidRDefault="00C54759" w14:paraId="1D72CE92" w14:textId="136DEA4B">
                              <w:pPr>
                                <w:pStyle w:val="Caption"/>
                                <w:rPr>
                                  <w:rFonts w:eastAsia="Times New Roman" w:cs="Arial"/>
                                  <w:noProof/>
                                </w:rPr>
                                <w:pPrChange w:author="RANJAN SINHA" w:date="2025-06-30T22:06:00Z" w16du:dateUtc="2025-07-01T05:06:00Z" w:id="284">
                                  <w:pPr>
                                    <w:pStyle w:val="NormalWeb"/>
                                    <w:spacing w:line="360" w:lineRule="auto"/>
                                  </w:pPr>
                                </w:pPrChange>
                              </w:pPr>
                              <w:r>
                                <w:t xml:space="preserve">Figure </w:t>
                              </w:r>
                              <w:r>
                                <w:fldChar w:fldCharType="begin"/>
                              </w:r>
                              <w:r>
                                <w:instrText xml:space="preserve"> SEQ Figure \* ARABIC </w:instrText>
                              </w:r>
                              <w:r>
                                <w:fldChar w:fldCharType="separate"/>
                              </w:r>
                              <w:r>
                                <w:rPr>
                                  <w:noProof/>
                                </w:rPr>
                                <w:t>2</w:t>
                              </w:r>
                              <w:r>
                                <w:fldChar w:fldCharType="end"/>
                              </w:r>
                              <w:r w:rsidR="00E60FFE">
                                <w:t xml:space="preserve"> NLIP</w:t>
                              </w:r>
                              <w:ins w:author="RANJAN SINHA" w:date="2025-06-30T22:14:00Z" w16du:dateUtc="2025-07-01T05:14:00Z" w:id="285">
                                <w:r w:rsidR="00E60FFE">
                                  <w:t xml:space="preserve"> </w:t>
                                </w:r>
                              </w:ins>
                              <w:del w:author="RANJAN SINHA" w:date="2025-06-30T22:14:00Z" w16du:dateUtc="2025-07-01T05:14:00Z" w:id="286">
                                <w:r w:rsidDel="00E60FFE" w:rsidR="00E60FFE">
                                  <w:delText xml:space="preserve"> </w:delText>
                                </w:r>
                              </w:del>
                              <w:r w:rsidR="00E60FFE">
                                <w:t>message format for Speech to Text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A81629A">
                <v:shape id="Text Box 1" style="position:absolute;margin-left:381.35pt;margin-top:277.25pt;width:185.3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" w14:anchorId="299ADEF7">
                  <v:textbox style="mso-fit-shape-to-text:t" inset="0,0,0,0">
                    <w:txbxContent>
                      <w:p w:rsidRPr="004F03C1" w:rsidR="00C54759" w:rsidP="00C54759" w:rsidRDefault="00C54759" w14:paraId="712F5E21" w14:textId="136DEA4B">
                        <w:pPr>
                          <w:pStyle w:val="Caption"/>
                          <w:rPr>
                            <w:rFonts w:eastAsia="Times New Roman" w:cs="Arial"/>
                            <w:noProof/>
                          </w:rPr>
                          <w:pPrChange w:author="RANJAN SINHA" w:date="2025-06-30T22:06:00Z" w16du:dateUtc="2025-07-01T05:06:00Z" w:id="287">
                            <w:pPr>
                              <w:pStyle w:val="NormalWeb"/>
                              <w:spacing w:line="360" w:lineRule="auto"/>
                            </w:pPr>
                          </w:pPrChange>
                        </w:pPr>
                        <w:r>
                          <w:t xml:space="preserve">Figure </w:t>
                        </w:r>
                        <w:r>
                          <w:fldChar w:fldCharType="begin"/>
                        </w:r>
                        <w:r>
                          <w:instrText xml:space="preserve"> SEQ Figure \* ARABIC </w:instrText>
                        </w:r>
                        <w:r>
                          <w:fldChar w:fldCharType="separate"/>
                        </w:r>
                        <w:r>
                          <w:rPr>
                            <w:noProof/>
                          </w:rPr>
                          <w:t>2</w:t>
                        </w:r>
                        <w:r>
                          <w:fldChar w:fldCharType="end"/>
                        </w:r>
                        <w:r w:rsidR="00E60FFE">
                          <w:t xml:space="preserve"> NLIP</w:t>
                        </w:r>
                        <w:ins w:author="RANJAN SINHA" w:date="2025-06-30T22:14:00Z" w16du:dateUtc="2025-07-01T05:14:00Z" w:id="288">
                          <w:r w:rsidR="00E60FFE">
                            <w:t xml:space="preserve"> </w:t>
                          </w:r>
                        </w:ins>
                        <w:del w:author="RANJAN SINHA" w:date="2025-06-30T22:14:00Z" w16du:dateUtc="2025-07-01T05:14:00Z" w:id="289">
                          <w:r w:rsidDel="00E60FFE" w:rsidR="00E60FFE">
                            <w:delText xml:space="preserve"> </w:delText>
                          </w:r>
                        </w:del>
                        <w:r w:rsidR="00E60FFE">
                          <w:t>message format for Speech to Text Agent</w:t>
                        </w:r>
                      </w:p>
                    </w:txbxContent>
                  </v:textbox>
                </v:shape>
              </w:pict>
            </mc:Fallback>
          </mc:AlternateContent>
        </w:r>
      </w:ins>
      <w:r w:rsidRPr="00100343">
        <w:rPr>
          <w:rFonts w:ascii="Arial" w:hAnsi="Arial" w:cs="Arial"/>
          <w:noProof/>
          <w14:ligatures w14:val="standardContextual"/>
          <w:rPrChange w:author="RANJAN SINHA" w:date="2025-06-30T21:50:00Z" w16du:dateUtc="2025-07-01T04:50:00Z" w:id="290">
            <w:rPr>
              <w:rFonts w:ascii="Arial" w:hAnsi="Arial" w:cs="Arial"/>
              <w:noProof/>
              <w:sz w:val="28"/>
              <w:szCs w:val="28"/>
              <w14:ligatures w14:val="standardContextual"/>
            </w:rPr>
          </w:rPrChange>
        </w:rPr>
        <mc:AlternateContent>
          <mc:Choice Requires="wps">
            <w:drawing>
              <wp:anchor distT="0" distB="0" distL="114300" distR="114300" simplePos="0" relativeHeight="251662848" behindDoc="0" locked="0" layoutInCell="1" allowOverlap="1" wp14:anchorId="63017F1E" wp14:editId="2BBF1F68">
                <wp:simplePos x="0" y="0"/>
                <wp:positionH relativeFrom="column">
                  <wp:posOffset>4843145</wp:posOffset>
                </wp:positionH>
                <wp:positionV relativeFrom="paragraph">
                  <wp:posOffset>1470660</wp:posOffset>
                </wp:positionV>
                <wp:extent cx="2353310" cy="1993265"/>
                <wp:effectExtent l="0" t="0" r="8890" b="13335"/>
                <wp:wrapNone/>
                <wp:docPr id="1648730333" name="Text Box 1"/>
                <wp:cNvGraphicFramePr/>
                <a:graphic xmlns:a="http://schemas.openxmlformats.org/drawingml/2006/main">
                  <a:graphicData uri="http://schemas.microsoft.com/office/word/2010/wordprocessingShape">
                    <wps:wsp>
                      <wps:cNvSpPr txBox="1"/>
                      <wps:spPr>
                        <a:xfrm>
                          <a:off x="0" y="0"/>
                          <a:ext cx="2353310" cy="1993265"/>
                        </a:xfrm>
                        <a:prstGeom prst="rect">
                          <a:avLst/>
                        </a:prstGeom>
                        <a:solidFill>
                          <a:schemeClr val="lt1"/>
                        </a:solidFill>
                        <a:ln w="6350">
                          <a:solidFill>
                            <a:prstClr val="black"/>
                          </a:solidFill>
                        </a:ln>
                      </wps:spPr>
                      <wps:txbx>
                        <w:txbxContent>
                          <w:p w:rsidRPr="00127196" w:rsidR="0018101D" w:rsidP="0018101D" w:rsidRDefault="0018101D" w14:paraId="5EE7DEEC" w14:textId="77777777">
                            <w:pPr>
                              <w:spacing w:line="240" w:lineRule="auto"/>
                              <w:rPr>
                                <w:rFonts w:cs="Arial"/>
                                <w:sz w:val="24"/>
                                <w:szCs w:val="24"/>
                              </w:rPr>
                            </w:pPr>
                            <w:r w:rsidRPr="00127196">
                              <w:rPr>
                                <w:rFonts w:cs="Arial"/>
                                <w:sz w:val="22"/>
                                <w:szCs w:val="22"/>
                              </w:rPr>
                              <w:drawing>
                                <wp:inline distT="0" distB="0" distL="0" distR="0" wp14:anchorId="7C8FB65C" wp14:editId="3053DB57">
                                  <wp:extent cx="2181069" cy="1890496"/>
                                  <wp:effectExtent l="0" t="0" r="0" b="0"/>
                                  <wp:docPr id="206956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79446" name=""/>
                                          <pic:cNvPicPr/>
                                        </pic:nvPicPr>
                                        <pic:blipFill>
                                          <a:blip r:embed="rId22"/>
                                          <a:stretch>
                                            <a:fillRect/>
                                          </a:stretch>
                                        </pic:blipFill>
                                        <pic:spPr>
                                          <a:xfrm>
                                            <a:off x="0" y="0"/>
                                            <a:ext cx="2266975" cy="19649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6253BF">
              <v:shape id="_x0000_s1031" style="position:absolute;margin-left:381.35pt;margin-top:115.8pt;width:185.3pt;height:156.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" w14:anchorId="63017F1E">
                <v:textbox>
                  <w:txbxContent>
                    <w:p w:rsidRPr="00127196" w:rsidR="0018101D" w:rsidP="0018101D" w:rsidRDefault="0018101D" w14:paraId="02EB378F" w14:textId="77777777">
                      <w:pPr>
                        <w:spacing w:line="240" w:lineRule="auto"/>
                        <w:rPr>
                          <w:rFonts w:cs="Arial"/>
                          <w:sz w:val="24"/>
                          <w:szCs w:val="24"/>
                        </w:rPr>
                      </w:pPr>
                      <w:r w:rsidRPr="00127196">
                        <w:rPr>
                          <w:rFonts w:cs="Arial"/>
                          <w:sz w:val="22"/>
                          <w:szCs w:val="22"/>
                        </w:rPr>
                        <w:drawing>
                          <wp:inline distT="0" distB="0" distL="0" distR="0" wp14:anchorId="66881BBA" wp14:editId="3053DB57">
                            <wp:extent cx="2181069" cy="1890496"/>
                            <wp:effectExtent l="0" t="0" r="0" b="0"/>
                            <wp:docPr id="19924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79446" name=""/>
                                    <pic:cNvPicPr/>
                                  </pic:nvPicPr>
                                  <pic:blipFill>
                                    <a:blip r:embed="rId22"/>
                                    <a:stretch>
                                      <a:fillRect/>
                                    </a:stretch>
                                  </pic:blipFill>
                                  <pic:spPr>
                                    <a:xfrm>
                                      <a:off x="0" y="0"/>
                                      <a:ext cx="2266975" cy="1964957"/>
                                    </a:xfrm>
                                    <a:prstGeom prst="rect">
                                      <a:avLst/>
                                    </a:prstGeom>
                                  </pic:spPr>
                                </pic:pic>
                              </a:graphicData>
                            </a:graphic>
                          </wp:inline>
                        </w:drawing>
                      </w:r>
                    </w:p>
                  </w:txbxContent>
                </v:textbox>
              </v:shape>
            </w:pict>
          </mc:Fallback>
        </mc:AlternateContent>
      </w:r>
      <w:r w:rsidRPr="00100343" w:rsidR="0018101D">
        <w:rPr>
          <w:rFonts w:ascii="Arial" w:hAnsi="Arial" w:cs="Arial"/>
          <w:rPrChange w:author="RANJAN SINHA" w:date="2025-06-30T21:50:00Z" w16du:dateUtc="2025-07-01T04:50:00Z" w:id="291">
            <w:rPr>
              <w:rFonts w:ascii="Arial" w:hAnsi="Arial" w:cs="Arial"/>
              <w:sz w:val="28"/>
              <w:szCs w:val="28"/>
            </w:rPr>
          </w:rPrChange>
        </w:rPr>
        <w:t xml:space="preserve">The </w:t>
      </w:r>
      <w:r w:rsidRPr="00100343" w:rsidR="0018101D">
        <w:rPr>
          <w:rStyle w:val="Strong"/>
          <w:rFonts w:ascii="Arial" w:hAnsi="Arial" w:cs="Arial" w:eastAsiaTheme="majorEastAsia"/>
          <w:rPrChange w:author="RANJAN SINHA" w:date="2025-06-30T21:50:00Z" w16du:dateUtc="2025-07-01T04:50:00Z" w:id="292">
            <w:rPr>
              <w:rStyle w:val="Strong"/>
              <w:rFonts w:ascii="Arial" w:hAnsi="Arial" w:cs="Arial" w:eastAsiaTheme="majorEastAsia"/>
              <w:sz w:val="28"/>
              <w:szCs w:val="28"/>
            </w:rPr>
          </w:rPrChange>
        </w:rPr>
        <w:t>Speech to Text Agent</w:t>
      </w:r>
      <w:r w:rsidRPr="00100343" w:rsidR="0018101D">
        <w:rPr>
          <w:rFonts w:ascii="Arial" w:hAnsi="Arial" w:cs="Arial"/>
          <w:rPrChange w:author="RANJAN SINHA" w:date="2025-06-30T21:50:00Z" w16du:dateUtc="2025-07-01T04:50:00Z" w:id="293">
            <w:rPr>
              <w:rFonts w:ascii="Arial" w:hAnsi="Arial" w:cs="Arial"/>
              <w:sz w:val="28"/>
              <w:szCs w:val="28"/>
            </w:rPr>
          </w:rPrChange>
        </w:rPr>
        <w:t xml:space="preserve"> is the first point of interaction. When a customer initiates a request using their voice, the spoken input is transmitted as binary audio data—either in raw format or encoded as Base64—using a WebSocket connection. The agent receives this audio and uses the NVIDIA ASR (Automatic Speech Recognition) model to convert the speech into textual form. The resulting transcribed text is then encapsulated within an NLIP message and transmitted over HTTP to downstream agents for further processing. This agent ensures that natural spoken language can be seamlessly interpreted and routed in the system using standard protocols. The NLIP message format for the </w:t>
      </w:r>
      <w:r w:rsidRPr="00100343" w:rsidR="0018101D">
        <w:rPr>
          <w:rStyle w:val="Strong"/>
          <w:rFonts w:ascii="Arial" w:hAnsi="Arial" w:cs="Arial" w:eastAsiaTheme="majorEastAsia"/>
          <w:b w:val="0"/>
          <w:bCs/>
          <w:rPrChange w:author="RANJAN SINHA" w:date="2025-06-30T21:50:00Z" w16du:dateUtc="2025-07-01T04:50:00Z" w:id="294">
            <w:rPr>
              <w:rStyle w:val="Strong"/>
              <w:rFonts w:ascii="Arial" w:hAnsi="Arial" w:cs="Arial" w:eastAsiaTheme="majorEastAsia"/>
              <w:b w:val="0"/>
              <w:bCs/>
              <w:sz w:val="28"/>
              <w:szCs w:val="28"/>
            </w:rPr>
          </w:rPrChange>
        </w:rPr>
        <w:t xml:space="preserve">Speech to Text Agent is shown </w:t>
      </w:r>
      <w:r w:rsidR="00E13215">
        <w:rPr>
          <w:rStyle w:val="Strong"/>
          <w:rFonts w:ascii="Arial" w:hAnsi="Arial" w:cs="Arial" w:eastAsiaTheme="majorEastAsia"/>
          <w:b w:val="0"/>
          <w:bCs/>
        </w:rPr>
        <w:t xml:space="preserve">in Figure 2 </w:t>
      </w:r>
      <w:r w:rsidRPr="00100343" w:rsidR="0018101D">
        <w:rPr>
          <w:rStyle w:val="Strong"/>
          <w:rFonts w:ascii="Arial" w:hAnsi="Arial" w:cs="Arial" w:eastAsiaTheme="majorEastAsia"/>
          <w:b w:val="0"/>
          <w:bCs/>
          <w:rPrChange w:author="RANJAN SINHA" w:date="2025-06-30T21:50:00Z" w16du:dateUtc="2025-07-01T04:50:00Z" w:id="295">
            <w:rPr>
              <w:rStyle w:val="Strong"/>
              <w:rFonts w:ascii="Arial" w:hAnsi="Arial" w:cs="Arial" w:eastAsiaTheme="majorEastAsia"/>
              <w:b w:val="0"/>
              <w:bCs/>
              <w:sz w:val="28"/>
              <w:szCs w:val="28"/>
            </w:rPr>
          </w:rPrChange>
        </w:rPr>
        <w:t>below.</w:t>
      </w:r>
    </w:p>
    <w:p w:rsidRPr="00100343" w:rsidR="0018101D" w:rsidP="0018101D" w:rsidRDefault="0018101D" w14:paraId="2D47584C" w14:textId="6109A487">
      <w:pPr>
        <w:pStyle w:val="NormalWeb"/>
        <w:spacing w:line="360" w:lineRule="auto"/>
        <w:rPr>
          <w:rFonts w:ascii="Arial" w:hAnsi="Arial" w:cs="Arial"/>
          <w:rPrChange w:author="RANJAN SINHA" w:date="2025-06-30T21:50:00Z" w16du:dateUtc="2025-07-01T04:50:00Z" w:id="296">
            <w:rPr>
              <w:rFonts w:ascii="Arial" w:hAnsi="Arial" w:cs="Arial"/>
              <w:sz w:val="28"/>
              <w:szCs w:val="28"/>
            </w:rPr>
          </w:rPrChange>
        </w:rPr>
      </w:pPr>
    </w:p>
    <w:p w:rsidRPr="00100343" w:rsidR="0018101D" w:rsidP="0018101D" w:rsidRDefault="0018101D" w14:paraId="251313E2" w14:textId="77777777">
      <w:pPr>
        <w:pStyle w:val="NormalWeb"/>
        <w:spacing w:line="360" w:lineRule="auto"/>
        <w:rPr>
          <w:rFonts w:ascii="Arial" w:hAnsi="Arial" w:cs="Arial"/>
          <w:rPrChange w:author="RANJAN SINHA" w:date="2025-06-30T21:50:00Z" w16du:dateUtc="2025-07-01T04:50:00Z" w:id="297">
            <w:rPr>
              <w:rFonts w:ascii="Arial" w:hAnsi="Arial" w:cs="Arial"/>
              <w:sz w:val="28"/>
              <w:szCs w:val="28"/>
            </w:rPr>
          </w:rPrChange>
        </w:rPr>
      </w:pPr>
    </w:p>
    <w:p w:rsidRPr="00100343" w:rsidR="0018101D" w:rsidP="0018101D" w:rsidRDefault="0018101D" w14:paraId="67EE8863" w14:textId="77777777">
      <w:pPr>
        <w:pStyle w:val="NormalWeb"/>
        <w:spacing w:line="360" w:lineRule="auto"/>
        <w:rPr>
          <w:rFonts w:ascii="Arial" w:hAnsi="Arial" w:cs="Arial"/>
          <w:rPrChange w:author="RANJAN SINHA" w:date="2025-06-30T21:50:00Z" w16du:dateUtc="2025-07-01T04:50:00Z" w:id="298">
            <w:rPr>
              <w:rFonts w:ascii="Arial" w:hAnsi="Arial" w:cs="Arial"/>
              <w:sz w:val="28"/>
              <w:szCs w:val="28"/>
            </w:rPr>
          </w:rPrChange>
        </w:rPr>
      </w:pPr>
    </w:p>
    <w:p w:rsidRPr="00100343" w:rsidR="0018101D" w:rsidP="0018101D" w:rsidRDefault="0018101D" w14:paraId="44F31C26" w14:textId="77777777">
      <w:pPr>
        <w:pStyle w:val="NormalWeb"/>
        <w:spacing w:line="360" w:lineRule="auto"/>
        <w:rPr>
          <w:rFonts w:ascii="Arial" w:hAnsi="Arial" w:cs="Arial"/>
          <w:rPrChange w:author="RANJAN SINHA" w:date="2025-06-30T21:50:00Z" w16du:dateUtc="2025-07-01T04:50:00Z" w:id="299">
            <w:rPr>
              <w:rFonts w:ascii="Arial" w:hAnsi="Arial" w:cs="Arial"/>
              <w:sz w:val="28"/>
              <w:szCs w:val="28"/>
            </w:rPr>
          </w:rPrChange>
        </w:rPr>
      </w:pPr>
    </w:p>
    <w:p w:rsidRPr="00100343" w:rsidR="0058606A" w:rsidP="003015D9" w:rsidRDefault="0058606A" w14:paraId="1EDE4745" w14:textId="77777777">
      <w:pPr>
        <w:pStyle w:val="NormalWeb"/>
        <w:spacing w:line="360" w:lineRule="auto"/>
        <w:rPr>
          <w:rFonts w:ascii="Arial" w:hAnsi="Arial" w:cs="Arial"/>
          <w:rPrChange w:author="RANJAN SINHA" w:date="2025-06-30T21:50:00Z" w16du:dateUtc="2025-07-01T04:50:00Z" w:id="300">
            <w:rPr>
              <w:rFonts w:ascii="Arial" w:hAnsi="Arial" w:cs="Arial"/>
              <w:sz w:val="28"/>
              <w:szCs w:val="28"/>
            </w:rPr>
          </w:rPrChange>
        </w:rPr>
      </w:pPr>
    </w:p>
    <w:p w:rsidR="00DB37E0" w:rsidP="003015D9" w:rsidRDefault="00DB37E0" w14:paraId="6833C837" w14:textId="77777777">
      <w:pPr>
        <w:pStyle w:val="NormalWeb"/>
        <w:spacing w:line="360" w:lineRule="auto"/>
        <w:rPr>
          <w:ins w:author="RANJAN SINHA" w:date="2025-06-30T22:07:00Z" w16du:dateUtc="2025-07-01T05:07:00Z" w:id="301"/>
          <w:rFonts w:ascii="Arial" w:hAnsi="Arial" w:cs="Arial"/>
        </w:rPr>
      </w:pPr>
    </w:p>
    <w:p w:rsidR="00200E4C" w:rsidP="003015D9" w:rsidRDefault="00200E4C" w14:paraId="543DD6AA" w14:textId="77777777">
      <w:pPr>
        <w:pStyle w:val="NormalWeb"/>
        <w:spacing w:line="360" w:lineRule="auto"/>
        <w:rPr>
          <w:ins w:author="RANJAN SINHA" w:date="2025-06-30T22:15:00Z" w16du:dateUtc="2025-07-01T05:15:00Z" w:id="302"/>
          <w:rFonts w:ascii="Arial" w:hAnsi="Arial" w:cs="Arial"/>
        </w:rPr>
      </w:pPr>
    </w:p>
    <w:p w:rsidRPr="00100343" w:rsidR="003015D9" w:rsidP="003015D9" w:rsidRDefault="0018101D" w14:paraId="385F8FC4" w14:textId="37EE83AA">
      <w:pPr>
        <w:pStyle w:val="NormalWeb"/>
        <w:spacing w:line="360" w:lineRule="auto"/>
        <w:rPr>
          <w:rFonts w:ascii="Arial" w:hAnsi="Arial" w:cs="Arial"/>
          <w:b/>
          <w:bCs/>
          <w:rPrChange w:author="RANJAN SINHA" w:date="2025-06-30T21:50:00Z" w16du:dateUtc="2025-07-01T04:50:00Z" w:id="303">
            <w:rPr>
              <w:rFonts w:ascii="Arial" w:hAnsi="Arial" w:cs="Arial"/>
              <w:b/>
              <w:bCs/>
              <w:sz w:val="28"/>
              <w:szCs w:val="28"/>
            </w:rPr>
          </w:rPrChange>
        </w:rPr>
      </w:pPr>
      <w:r w:rsidRPr="00100343">
        <w:rPr>
          <w:rFonts w:ascii="Arial" w:hAnsi="Arial" w:cs="Arial"/>
          <w:rPrChange w:author="RANJAN SINHA" w:date="2025-06-30T21:50:00Z" w16du:dateUtc="2025-07-01T04:50:00Z" w:id="304">
            <w:rPr>
              <w:rFonts w:ascii="Arial" w:hAnsi="Arial" w:cs="Arial"/>
              <w:sz w:val="28"/>
              <w:szCs w:val="28"/>
            </w:rPr>
          </w:rPrChange>
        </w:rPr>
        <w:t xml:space="preserve">Next, the </w:t>
      </w:r>
      <w:r w:rsidRPr="00100343">
        <w:rPr>
          <w:rStyle w:val="Strong"/>
          <w:rFonts w:ascii="Arial" w:hAnsi="Arial" w:cs="Arial" w:eastAsiaTheme="majorEastAsia"/>
          <w:rPrChange w:author="RANJAN SINHA" w:date="2025-06-30T21:50:00Z" w16du:dateUtc="2025-07-01T04:50:00Z" w:id="305">
            <w:rPr>
              <w:rStyle w:val="Strong"/>
              <w:rFonts w:ascii="Arial" w:hAnsi="Arial" w:cs="Arial" w:eastAsiaTheme="majorEastAsia"/>
              <w:sz w:val="28"/>
              <w:szCs w:val="28"/>
            </w:rPr>
          </w:rPrChange>
        </w:rPr>
        <w:t>Channel Recommender Agent</w:t>
      </w:r>
      <w:r w:rsidRPr="00100343">
        <w:rPr>
          <w:rFonts w:ascii="Arial" w:hAnsi="Arial" w:cs="Arial"/>
          <w:rPrChange w:author="RANJAN SINHA" w:date="2025-06-30T21:50:00Z" w16du:dateUtc="2025-07-01T04:50:00Z" w:id="306">
            <w:rPr>
              <w:rFonts w:ascii="Arial" w:hAnsi="Arial" w:cs="Arial"/>
              <w:sz w:val="28"/>
              <w:szCs w:val="28"/>
            </w:rPr>
          </w:rPrChange>
        </w:rPr>
        <w:t xml:space="preserve"> takes the NLIP-formatted transcription and analyzes the content to determine which Reddit channels are most likely to contain relevant responses. This agent performs keyword extraction or intent recognition, mapping the query to a list of </w:t>
      </w:r>
      <w:r w:rsidRPr="00100343">
        <w:rPr>
          <w:rStyle w:val="Emphasis"/>
          <w:rFonts w:ascii="Arial" w:hAnsi="Arial" w:cs="Arial" w:eastAsiaTheme="majorEastAsia"/>
          <w:rPrChange w:author="RANJAN SINHA" w:date="2025-06-30T21:50:00Z" w16du:dateUtc="2025-07-01T04:50:00Z" w:id="307">
            <w:rPr>
              <w:rStyle w:val="Emphasis"/>
              <w:rFonts w:ascii="Arial" w:hAnsi="Arial" w:cs="Arial" w:eastAsiaTheme="majorEastAsia"/>
              <w:sz w:val="28"/>
              <w:szCs w:val="28"/>
            </w:rPr>
          </w:rPrChange>
        </w:rPr>
        <w:t>k</w:t>
      </w:r>
      <w:r w:rsidRPr="00100343">
        <w:rPr>
          <w:rFonts w:ascii="Arial" w:hAnsi="Arial" w:cs="Arial"/>
          <w:rPrChange w:author="RANJAN SINHA" w:date="2025-06-30T21:50:00Z" w16du:dateUtc="2025-07-01T04:50:00Z" w:id="308">
            <w:rPr>
              <w:rFonts w:ascii="Arial" w:hAnsi="Arial" w:cs="Arial"/>
              <w:sz w:val="28"/>
              <w:szCs w:val="28"/>
            </w:rPr>
          </w:rPrChange>
        </w:rPr>
        <w:t xml:space="preserve"> recommended Reddit channels. The recommended channels are then wrapped in a structured NLIP message and sent over HTTP to the Search Agent. This component plays a crucial role in narrowing the search space and improving retrieval efficiency by targeting contextually appropriate sources.</w:t>
      </w:r>
      <w:r w:rsidRPr="00100343" w:rsidR="003015D9">
        <w:rPr>
          <w:rFonts w:ascii="Arial" w:hAnsi="Arial" w:cs="Arial"/>
          <w:rPrChange w:author="RANJAN SINHA" w:date="2025-06-30T21:50:00Z" w16du:dateUtc="2025-07-01T04:50:00Z" w:id="309">
            <w:rPr>
              <w:rFonts w:ascii="Arial" w:hAnsi="Arial" w:cs="Arial"/>
              <w:sz w:val="28"/>
              <w:szCs w:val="28"/>
            </w:rPr>
          </w:rPrChange>
        </w:rPr>
        <w:t xml:space="preserve"> </w:t>
      </w:r>
      <w:r w:rsidRPr="00100343" w:rsidR="003015D9">
        <w:rPr>
          <w:rFonts w:ascii="Arial" w:hAnsi="Arial" w:cs="Arial"/>
          <w:rPrChange w:author="RANJAN SINHA" w:date="2025-06-30T21:50:00Z" w16du:dateUtc="2025-07-01T04:50:00Z" w:id="310">
            <w:rPr>
              <w:rFonts w:ascii="Arial" w:hAnsi="Arial" w:cs="Arial"/>
              <w:sz w:val="28"/>
              <w:szCs w:val="28"/>
            </w:rPr>
          </w:rPrChange>
        </w:rPr>
        <w:t xml:space="preserve">The NLIP message format for the </w:t>
      </w:r>
      <w:r w:rsidRPr="00100343" w:rsidR="003015D9">
        <w:rPr>
          <w:rFonts w:ascii="Arial" w:hAnsi="Arial" w:cs="Arial"/>
          <w:rPrChange w:author="RANJAN SINHA" w:date="2025-06-30T21:50:00Z" w16du:dateUtc="2025-07-01T04:50:00Z" w:id="311">
            <w:rPr>
              <w:rFonts w:ascii="Arial" w:hAnsi="Arial" w:cs="Arial"/>
              <w:sz w:val="28"/>
              <w:szCs w:val="28"/>
            </w:rPr>
          </w:rPrChange>
        </w:rPr>
        <w:t>Channel</w:t>
      </w:r>
      <w:r w:rsidRPr="00100343" w:rsidR="00772CB5">
        <w:rPr>
          <w:rFonts w:ascii="Arial" w:hAnsi="Arial" w:cs="Arial"/>
          <w:rPrChange w:author="RANJAN SINHA" w:date="2025-06-30T21:50:00Z" w16du:dateUtc="2025-07-01T04:50:00Z" w:id="312">
            <w:rPr>
              <w:rFonts w:ascii="Arial" w:hAnsi="Arial" w:cs="Arial"/>
              <w:sz w:val="28"/>
              <w:szCs w:val="28"/>
            </w:rPr>
          </w:rPrChange>
        </w:rPr>
        <w:t xml:space="preserve"> Recommender</w:t>
      </w:r>
      <w:r w:rsidRPr="00100343" w:rsidR="003015D9">
        <w:rPr>
          <w:rFonts w:ascii="Arial" w:hAnsi="Arial" w:cs="Arial"/>
          <w:rPrChange w:author="RANJAN SINHA" w:date="2025-06-30T21:50:00Z" w16du:dateUtc="2025-07-01T04:50:00Z" w:id="313">
            <w:rPr>
              <w:rFonts w:ascii="Arial" w:hAnsi="Arial" w:cs="Arial"/>
              <w:sz w:val="28"/>
              <w:szCs w:val="28"/>
            </w:rPr>
          </w:rPrChange>
        </w:rPr>
        <w:t xml:space="preserve"> </w:t>
      </w:r>
      <w:r w:rsidRPr="00100343" w:rsidR="003015D9">
        <w:rPr>
          <w:rStyle w:val="Strong"/>
          <w:rFonts w:ascii="Arial" w:hAnsi="Arial" w:cs="Arial" w:eastAsiaTheme="majorEastAsia"/>
          <w:b w:val="0"/>
          <w:bCs/>
          <w:rPrChange w:author="RANJAN SINHA" w:date="2025-06-30T21:50:00Z" w16du:dateUtc="2025-07-01T04:50:00Z" w:id="314">
            <w:rPr>
              <w:rStyle w:val="Strong"/>
              <w:rFonts w:ascii="Arial" w:hAnsi="Arial" w:cs="Arial" w:eastAsiaTheme="majorEastAsia"/>
              <w:b w:val="0"/>
              <w:bCs/>
              <w:sz w:val="28"/>
              <w:szCs w:val="28"/>
            </w:rPr>
          </w:rPrChange>
        </w:rPr>
        <w:t xml:space="preserve">Agent is shown </w:t>
      </w:r>
      <w:r w:rsidR="00E13215">
        <w:rPr>
          <w:rStyle w:val="Strong"/>
          <w:rFonts w:ascii="Arial" w:hAnsi="Arial" w:cs="Arial" w:eastAsiaTheme="majorEastAsia"/>
          <w:b w:val="0"/>
          <w:bCs/>
        </w:rPr>
        <w:t xml:space="preserve">in Figure </w:t>
      </w:r>
      <w:r w:rsidR="00E13215">
        <w:rPr>
          <w:rStyle w:val="Strong"/>
          <w:rFonts w:ascii="Arial" w:hAnsi="Arial" w:cs="Arial" w:eastAsiaTheme="majorEastAsia"/>
          <w:b w:val="0"/>
          <w:bCs/>
        </w:rPr>
        <w:t>3</w:t>
      </w:r>
      <w:r w:rsidR="00E13215">
        <w:rPr>
          <w:rStyle w:val="Strong"/>
          <w:rFonts w:ascii="Arial" w:hAnsi="Arial" w:cs="Arial" w:eastAsiaTheme="majorEastAsia"/>
          <w:b w:val="0"/>
          <w:bCs/>
        </w:rPr>
        <w:t xml:space="preserve"> </w:t>
      </w:r>
      <w:r w:rsidRPr="00100343" w:rsidR="003015D9">
        <w:rPr>
          <w:rStyle w:val="Strong"/>
          <w:rFonts w:ascii="Arial" w:hAnsi="Arial" w:cs="Arial" w:eastAsiaTheme="majorEastAsia"/>
          <w:b w:val="0"/>
          <w:bCs/>
          <w:rPrChange w:author="RANJAN SINHA" w:date="2025-06-30T21:50:00Z" w16du:dateUtc="2025-07-01T04:50:00Z" w:id="315">
            <w:rPr>
              <w:rStyle w:val="Strong"/>
              <w:rFonts w:ascii="Arial" w:hAnsi="Arial" w:cs="Arial" w:eastAsiaTheme="majorEastAsia"/>
              <w:b w:val="0"/>
              <w:bCs/>
              <w:sz w:val="28"/>
              <w:szCs w:val="28"/>
            </w:rPr>
          </w:rPrChange>
        </w:rPr>
        <w:t>below.</w:t>
      </w:r>
    </w:p>
    <w:p w:rsidRPr="00100343" w:rsidR="0018101D" w:rsidP="0018101D" w:rsidRDefault="00655A6A" w14:paraId="3D8BC402" w14:textId="6126A32F">
      <w:pPr>
        <w:pStyle w:val="NormalWeb"/>
        <w:spacing w:line="360" w:lineRule="auto"/>
        <w:rPr>
          <w:rFonts w:ascii="Arial" w:hAnsi="Arial" w:cs="Arial"/>
          <w:rPrChange w:author="RANJAN SINHA" w:date="2025-06-30T21:50:00Z" w16du:dateUtc="2025-07-01T04:50:00Z" w:id="316">
            <w:rPr>
              <w:rFonts w:ascii="Arial" w:hAnsi="Arial" w:cs="Arial"/>
              <w:sz w:val="28"/>
              <w:szCs w:val="28"/>
            </w:rPr>
          </w:rPrChange>
        </w:rPr>
      </w:pPr>
      <w:ins w:author="RANJAN SINHA" w:date="2025-06-30T22:06:00Z" w16du:dateUtc="2025-07-01T05:06:00Z" w:id="317">
        <w:r>
          <w:rPr>
            <w:noProof/>
          </w:rPr>
          <mc:AlternateContent>
            <mc:Choice Requires="wps">
              <w:drawing>
                <wp:anchor distT="0" distB="0" distL="114300" distR="114300" simplePos="0" relativeHeight="251667968" behindDoc="0" locked="0" layoutInCell="1" allowOverlap="1" wp14:anchorId="6B49B2CC" wp14:editId="26D4BE46">
                  <wp:simplePos x="0" y="0"/>
                  <wp:positionH relativeFrom="column">
                    <wp:posOffset>4469130</wp:posOffset>
                  </wp:positionH>
                  <wp:positionV relativeFrom="paragraph">
                    <wp:posOffset>2132330</wp:posOffset>
                  </wp:positionV>
                  <wp:extent cx="2765425" cy="635"/>
                  <wp:effectExtent l="0" t="0" r="3175" b="0"/>
                  <wp:wrapNone/>
                  <wp:docPr id="2133016482" name="Text Box 1"/>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rsidRPr="00E17D3C" w:rsidR="00C54759" w:rsidP="00C54759" w:rsidRDefault="00C54759" w14:paraId="358D0E3E" w14:textId="77122930">
                              <w:pPr>
                                <w:pStyle w:val="Caption"/>
                                <w:rPr>
                                  <w:rFonts w:eastAsia="Times New Roman" w:cs="Arial"/>
                                  <w:noProof/>
                                </w:rPr>
                                <w:pPrChange w:author="RANJAN SINHA" w:date="2025-06-30T22:06:00Z" w16du:dateUtc="2025-07-01T05:06:00Z" w:id="318">
                                  <w:pPr>
                                    <w:pStyle w:val="NormalWeb"/>
                                    <w:spacing w:line="360" w:lineRule="auto"/>
                                  </w:pPr>
                                </w:pPrChange>
                              </w:pPr>
                              <w:r>
                                <w:t xml:space="preserve">Figure </w:t>
                              </w:r>
                              <w:r>
                                <w:fldChar w:fldCharType="begin"/>
                              </w:r>
                              <w:r>
                                <w:instrText xml:space="preserve"> SEQ Figure \* ARABIC </w:instrText>
                              </w:r>
                              <w:r>
                                <w:fldChar w:fldCharType="separate"/>
                              </w:r>
                              <w:r>
                                <w:rPr>
                                  <w:noProof/>
                                </w:rPr>
                                <w:t>3</w:t>
                              </w:r>
                              <w:r>
                                <w:fldChar w:fldCharType="end"/>
                              </w:r>
                              <w:r w:rsidR="00E60FFE">
                                <w:t xml:space="preserve"> </w:t>
                              </w:r>
                              <w:r w:rsidR="00E60FFE">
                                <w:t xml:space="preserve">NLIP message format for </w:t>
                              </w:r>
                              <w:r w:rsidR="00E60FFE">
                                <w:t>Reddit Channels Ag</w:t>
                              </w:r>
                              <w:r w:rsidR="00E60FFE">
                                <w: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B309E5A">
                <v:shape id="_x0000_s1032" style="position:absolute;margin-left:351.9pt;margin-top:167.9pt;width:217.7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" w14:anchorId="6B49B2CC">
                  <v:textbox style="mso-fit-shape-to-text:t" inset="0,0,0,0">
                    <w:txbxContent>
                      <w:p w:rsidRPr="00E17D3C" w:rsidR="00C54759" w:rsidP="00C54759" w:rsidRDefault="00C54759" w14:paraId="78D91A07" w14:textId="77122930">
                        <w:pPr>
                          <w:pStyle w:val="Caption"/>
                          <w:rPr>
                            <w:rFonts w:eastAsia="Times New Roman" w:cs="Arial"/>
                            <w:noProof/>
                          </w:rPr>
                          <w:pPrChange w:author="RANJAN SINHA" w:date="2025-06-30T22:06:00Z" w16du:dateUtc="2025-07-01T05:06:00Z" w:id="319">
                            <w:pPr>
                              <w:pStyle w:val="NormalWeb"/>
                              <w:spacing w:line="360" w:lineRule="auto"/>
                            </w:pPr>
                          </w:pPrChange>
                        </w:pPr>
                        <w:r>
                          <w:t xml:space="preserve">Figure </w:t>
                        </w:r>
                        <w:r>
                          <w:fldChar w:fldCharType="begin"/>
                        </w:r>
                        <w:r>
                          <w:instrText xml:space="preserve"> SEQ Figure \* ARABIC </w:instrText>
                        </w:r>
                        <w:r>
                          <w:fldChar w:fldCharType="separate"/>
                        </w:r>
                        <w:r>
                          <w:rPr>
                            <w:noProof/>
                          </w:rPr>
                          <w:t>3</w:t>
                        </w:r>
                        <w:r>
                          <w:fldChar w:fldCharType="end"/>
                        </w:r>
                        <w:r w:rsidR="00E60FFE">
                          <w:t xml:space="preserve"> </w:t>
                        </w:r>
                        <w:r w:rsidR="00E60FFE">
                          <w:t xml:space="preserve">NLIP message format for </w:t>
                        </w:r>
                        <w:r w:rsidR="00E60FFE">
                          <w:t>Reddit Channels Ag</w:t>
                        </w:r>
                        <w:r w:rsidR="00E60FFE">
                          <w:t>ent</w:t>
                        </w:r>
                      </w:p>
                    </w:txbxContent>
                  </v:textbox>
                </v:shape>
              </w:pict>
            </mc:Fallback>
          </mc:AlternateContent>
        </w:r>
      </w:ins>
      <w:r w:rsidRPr="00100343">
        <w:rPr>
          <w:rFonts w:ascii="Arial" w:hAnsi="Arial" w:cs="Arial"/>
          <w:noProof/>
          <w14:ligatures w14:val="standardContextual"/>
          <w:rPrChange w:author="RANJAN SINHA" w:date="2025-06-30T21:50:00Z" w16du:dateUtc="2025-07-01T04:50:00Z" w:id="320">
            <w:rPr>
              <w:rFonts w:ascii="Arial" w:hAnsi="Arial" w:cs="Arial"/>
              <w:noProof/>
              <w:sz w:val="28"/>
              <w:szCs w:val="28"/>
              <w14:ligatures w14:val="standardContextual"/>
            </w:rPr>
          </w:rPrChange>
        </w:rPr>
        <mc:AlternateContent>
          <mc:Choice Requires="wps">
            <w:drawing>
              <wp:anchor distT="0" distB="0" distL="114300" distR="114300" simplePos="0" relativeHeight="251661824" behindDoc="0" locked="0" layoutInCell="1" allowOverlap="1" wp14:anchorId="1F0DA9F3" wp14:editId="3573641F">
                <wp:simplePos x="0" y="0"/>
                <wp:positionH relativeFrom="column">
                  <wp:posOffset>4469130</wp:posOffset>
                </wp:positionH>
                <wp:positionV relativeFrom="paragraph">
                  <wp:posOffset>96520</wp:posOffset>
                </wp:positionV>
                <wp:extent cx="2765425" cy="1978660"/>
                <wp:effectExtent l="0" t="0" r="15875" b="15240"/>
                <wp:wrapNone/>
                <wp:docPr id="262940140" name="Text Box 1"/>
                <wp:cNvGraphicFramePr/>
                <a:graphic xmlns:a="http://schemas.openxmlformats.org/drawingml/2006/main">
                  <a:graphicData uri="http://schemas.microsoft.com/office/word/2010/wordprocessingShape">
                    <wps:wsp>
                      <wps:cNvSpPr txBox="1"/>
                      <wps:spPr>
                        <a:xfrm>
                          <a:off x="0" y="0"/>
                          <a:ext cx="2765425" cy="1978660"/>
                        </a:xfrm>
                        <a:prstGeom prst="rect">
                          <a:avLst/>
                        </a:prstGeom>
                        <a:solidFill>
                          <a:schemeClr val="lt1"/>
                        </a:solidFill>
                        <a:ln w="6350">
                          <a:solidFill>
                            <a:prstClr val="black"/>
                          </a:solidFill>
                        </a:ln>
                      </wps:spPr>
                      <wps:txbx>
                        <w:txbxContent>
                          <w:p w:rsidRPr="00D90543" w:rsidR="0018101D" w:rsidP="0018101D" w:rsidRDefault="0018101D" w14:paraId="1C125A52" w14:textId="77777777">
                            <w:pPr>
                              <w:spacing w:line="240" w:lineRule="auto"/>
                              <w:rPr>
                                <w:sz w:val="18"/>
                                <w:szCs w:val="18"/>
                              </w:rPr>
                            </w:pPr>
                            <w:r w:rsidRPr="004977ED">
                              <w:rPr>
                                <w:b/>
                                <w:bCs/>
                                <w:sz w:val="18"/>
                                <w:szCs w:val="18"/>
                              </w:rPr>
                              <w:drawing>
                                <wp:inline distT="0" distB="0" distL="0" distR="0" wp14:anchorId="674B6196" wp14:editId="5A022C9A">
                                  <wp:extent cx="2630773" cy="1900333"/>
                                  <wp:effectExtent l="0" t="0" r="0" b="0"/>
                                  <wp:docPr id="3831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84595" name=""/>
                                          <pic:cNvPicPr/>
                                        </pic:nvPicPr>
                                        <pic:blipFill>
                                          <a:blip r:embed="rId23"/>
                                          <a:stretch>
                                            <a:fillRect/>
                                          </a:stretch>
                                        </pic:blipFill>
                                        <pic:spPr>
                                          <a:xfrm>
                                            <a:off x="0" y="0"/>
                                            <a:ext cx="2647724" cy="19125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6D30C11">
              <v:shape id="_x0000_s1033" style="position:absolute;margin-left:351.9pt;margin-top:7.6pt;width:217.75pt;height:155.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" w14:anchorId="1F0DA9F3">
                <v:textbox>
                  <w:txbxContent>
                    <w:p w:rsidRPr="00D90543" w:rsidR="0018101D" w:rsidP="0018101D" w:rsidRDefault="0018101D" w14:paraId="6A05A809" w14:textId="77777777">
                      <w:pPr>
                        <w:spacing w:line="240" w:lineRule="auto"/>
                        <w:rPr>
                          <w:sz w:val="18"/>
                          <w:szCs w:val="18"/>
                        </w:rPr>
                      </w:pPr>
                      <w:r w:rsidRPr="004977ED">
                        <w:rPr>
                          <w:b/>
                          <w:bCs/>
                          <w:sz w:val="18"/>
                          <w:szCs w:val="18"/>
                        </w:rPr>
                        <w:drawing>
                          <wp:inline distT="0" distB="0" distL="0" distR="0" wp14:anchorId="5A984770" wp14:editId="5A022C9A">
                            <wp:extent cx="2630773" cy="1900333"/>
                            <wp:effectExtent l="0" t="0" r="0" b="0"/>
                            <wp:docPr id="202477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84595" name=""/>
                                    <pic:cNvPicPr/>
                                  </pic:nvPicPr>
                                  <pic:blipFill>
                                    <a:blip r:embed="rId23"/>
                                    <a:stretch>
                                      <a:fillRect/>
                                    </a:stretch>
                                  </pic:blipFill>
                                  <pic:spPr>
                                    <a:xfrm>
                                      <a:off x="0" y="0"/>
                                      <a:ext cx="2647724" cy="1912577"/>
                                    </a:xfrm>
                                    <a:prstGeom prst="rect">
                                      <a:avLst/>
                                    </a:prstGeom>
                                  </pic:spPr>
                                </pic:pic>
                              </a:graphicData>
                            </a:graphic>
                          </wp:inline>
                        </w:drawing>
                      </w:r>
                    </w:p>
                  </w:txbxContent>
                </v:textbox>
              </v:shape>
            </w:pict>
          </mc:Fallback>
        </mc:AlternateContent>
      </w:r>
    </w:p>
    <w:p w:rsidRPr="00100343" w:rsidR="0018101D" w:rsidP="0018101D" w:rsidRDefault="0018101D" w14:paraId="35EB5147" w14:textId="6462549C">
      <w:pPr>
        <w:pStyle w:val="NormalWeb"/>
        <w:spacing w:line="360" w:lineRule="auto"/>
        <w:rPr>
          <w:rFonts w:ascii="Arial" w:hAnsi="Arial" w:cs="Arial"/>
          <w:rPrChange w:author="RANJAN SINHA" w:date="2025-06-30T21:50:00Z" w16du:dateUtc="2025-07-01T04:50:00Z" w:id="321">
            <w:rPr>
              <w:rFonts w:ascii="Arial" w:hAnsi="Arial" w:cs="Arial"/>
              <w:sz w:val="28"/>
              <w:szCs w:val="28"/>
            </w:rPr>
          </w:rPrChange>
        </w:rPr>
      </w:pPr>
    </w:p>
    <w:p w:rsidRPr="00100343" w:rsidR="0018101D" w:rsidP="0018101D" w:rsidRDefault="0018101D" w14:paraId="1F99CE63" w14:textId="77777777">
      <w:pPr>
        <w:pStyle w:val="NormalWeb"/>
        <w:spacing w:line="360" w:lineRule="auto"/>
        <w:rPr>
          <w:rFonts w:ascii="Arial" w:hAnsi="Arial" w:cs="Arial"/>
          <w:rPrChange w:author="RANJAN SINHA" w:date="2025-06-30T21:50:00Z" w16du:dateUtc="2025-07-01T04:50:00Z" w:id="322">
            <w:rPr>
              <w:rFonts w:ascii="Arial" w:hAnsi="Arial" w:cs="Arial"/>
              <w:sz w:val="28"/>
              <w:szCs w:val="28"/>
            </w:rPr>
          </w:rPrChange>
        </w:rPr>
      </w:pPr>
    </w:p>
    <w:p w:rsidRPr="00100343" w:rsidR="0018101D" w:rsidP="0018101D" w:rsidRDefault="0018101D" w14:paraId="6A8F6B47" w14:textId="77777777">
      <w:pPr>
        <w:pStyle w:val="NormalWeb"/>
        <w:spacing w:line="360" w:lineRule="auto"/>
        <w:rPr>
          <w:rFonts w:ascii="Arial" w:hAnsi="Arial" w:cs="Arial"/>
          <w:rPrChange w:author="RANJAN SINHA" w:date="2025-06-30T21:50:00Z" w16du:dateUtc="2025-07-01T04:50:00Z" w:id="323">
            <w:rPr>
              <w:rFonts w:ascii="Arial" w:hAnsi="Arial" w:cs="Arial"/>
              <w:sz w:val="28"/>
              <w:szCs w:val="28"/>
            </w:rPr>
          </w:rPrChange>
        </w:rPr>
      </w:pPr>
    </w:p>
    <w:p w:rsidRPr="00100343" w:rsidR="0018101D" w:rsidP="0018101D" w:rsidRDefault="0018101D" w14:paraId="1B136F4B" w14:textId="77777777">
      <w:pPr>
        <w:pStyle w:val="NormalWeb"/>
        <w:spacing w:line="360" w:lineRule="auto"/>
        <w:rPr>
          <w:rFonts w:ascii="Arial" w:hAnsi="Arial" w:cs="Arial"/>
          <w:rPrChange w:author="RANJAN SINHA" w:date="2025-06-30T21:50:00Z" w16du:dateUtc="2025-07-01T04:50:00Z" w:id="324">
            <w:rPr>
              <w:rFonts w:ascii="Arial" w:hAnsi="Arial" w:cs="Arial"/>
              <w:sz w:val="28"/>
              <w:szCs w:val="28"/>
            </w:rPr>
          </w:rPrChange>
        </w:rPr>
      </w:pPr>
    </w:p>
    <w:p w:rsidR="00DB37E0" w:rsidP="00772CB5" w:rsidRDefault="00772CB5" w14:paraId="4B8FBA78" w14:textId="3CAD1AE1">
      <w:pPr>
        <w:pStyle w:val="NormalWeb"/>
        <w:spacing w:line="360" w:lineRule="auto"/>
        <w:rPr>
          <w:ins w:author="RANJAN SINHA" w:date="2025-06-30T22:07:00Z" w16du:dateUtc="2025-07-01T05:07:00Z" w:id="325"/>
          <w:rFonts w:ascii="Arial" w:hAnsi="Arial" w:cs="Arial"/>
        </w:rPr>
      </w:pPr>
      <w:r w:rsidRPr="00100343">
        <w:rPr>
          <w:rFonts w:ascii="Arial" w:hAnsi="Arial" w:cs="Arial"/>
          <w:rPrChange w:author="RANJAN SINHA" w:date="2025-06-30T21:50:00Z" w16du:dateUtc="2025-07-01T04:50:00Z" w:id="326">
            <w:rPr>
              <w:rFonts w:ascii="Arial" w:hAnsi="Arial" w:cs="Arial"/>
              <w:sz w:val="28"/>
              <w:szCs w:val="28"/>
            </w:rPr>
          </w:rPrChange>
        </w:rPr>
        <w:br/>
      </w:r>
    </w:p>
    <w:p w:rsidRPr="00100343" w:rsidR="00772CB5" w:rsidP="00772CB5" w:rsidRDefault="0018101D" w14:paraId="7657802B" w14:textId="2A7D67B9">
      <w:pPr>
        <w:pStyle w:val="NormalWeb"/>
        <w:spacing w:line="360" w:lineRule="auto"/>
        <w:rPr>
          <w:rFonts w:ascii="Arial" w:hAnsi="Arial" w:cs="Arial"/>
          <w:b/>
          <w:bCs/>
          <w:rPrChange w:author="RANJAN SINHA" w:date="2025-06-30T21:50:00Z" w16du:dateUtc="2025-07-01T04:50:00Z" w:id="327">
            <w:rPr>
              <w:rFonts w:ascii="Arial" w:hAnsi="Arial" w:cs="Arial"/>
              <w:b/>
              <w:bCs/>
              <w:sz w:val="28"/>
              <w:szCs w:val="28"/>
            </w:rPr>
          </w:rPrChange>
        </w:rPr>
      </w:pPr>
      <w:r w:rsidRPr="00100343">
        <w:rPr>
          <w:rFonts w:ascii="Arial" w:hAnsi="Arial" w:cs="Arial"/>
          <w:rPrChange w:author="RANJAN SINHA" w:date="2025-06-30T21:50:00Z" w16du:dateUtc="2025-07-01T04:50:00Z" w:id="328">
            <w:rPr>
              <w:rFonts w:ascii="Arial" w:hAnsi="Arial" w:cs="Arial"/>
              <w:sz w:val="28"/>
              <w:szCs w:val="28"/>
            </w:rPr>
          </w:rPrChange>
        </w:rPr>
        <w:t xml:space="preserve">The final component, the </w:t>
      </w:r>
      <w:r w:rsidRPr="00100343">
        <w:rPr>
          <w:rStyle w:val="Strong"/>
          <w:rFonts w:ascii="Arial" w:hAnsi="Arial" w:cs="Arial" w:eastAsiaTheme="majorEastAsia"/>
          <w:rPrChange w:author="RANJAN SINHA" w:date="2025-06-30T21:50:00Z" w16du:dateUtc="2025-07-01T04:50:00Z" w:id="329">
            <w:rPr>
              <w:rStyle w:val="Strong"/>
              <w:rFonts w:ascii="Arial" w:hAnsi="Arial" w:cs="Arial" w:eastAsiaTheme="majorEastAsia"/>
              <w:sz w:val="28"/>
              <w:szCs w:val="28"/>
            </w:rPr>
          </w:rPrChange>
        </w:rPr>
        <w:t>Search Agent</w:t>
      </w:r>
      <w:r w:rsidRPr="00100343">
        <w:rPr>
          <w:rFonts w:ascii="Arial" w:hAnsi="Arial" w:cs="Arial"/>
          <w:rPrChange w:author="RANJAN SINHA" w:date="2025-06-30T21:50:00Z" w16du:dateUtc="2025-07-01T04:50:00Z" w:id="330">
            <w:rPr>
              <w:rFonts w:ascii="Arial" w:hAnsi="Arial" w:cs="Arial"/>
              <w:sz w:val="28"/>
              <w:szCs w:val="28"/>
            </w:rPr>
          </w:rPrChange>
        </w:rPr>
        <w:t xml:space="preserve">, executes the information retrieval task. It receives the </w:t>
      </w:r>
      <w:r w:rsidRPr="00100343">
        <w:rPr>
          <w:rStyle w:val="Emphasis"/>
          <w:rFonts w:ascii="Arial" w:hAnsi="Arial" w:cs="Arial" w:eastAsiaTheme="majorEastAsia"/>
          <w:rPrChange w:author="RANJAN SINHA" w:date="2025-06-30T21:50:00Z" w16du:dateUtc="2025-07-01T04:50:00Z" w:id="331">
            <w:rPr>
              <w:rStyle w:val="Emphasis"/>
              <w:rFonts w:ascii="Arial" w:hAnsi="Arial" w:cs="Arial" w:eastAsiaTheme="majorEastAsia"/>
              <w:sz w:val="28"/>
              <w:szCs w:val="28"/>
            </w:rPr>
          </w:rPrChange>
        </w:rPr>
        <w:t>k</w:t>
      </w:r>
      <w:r w:rsidRPr="00100343">
        <w:rPr>
          <w:rFonts w:ascii="Arial" w:hAnsi="Arial" w:cs="Arial"/>
          <w:rPrChange w:author="RANJAN SINHA" w:date="2025-06-30T21:50:00Z" w16du:dateUtc="2025-07-01T04:50:00Z" w:id="332">
            <w:rPr>
              <w:rFonts w:ascii="Arial" w:hAnsi="Arial" w:cs="Arial"/>
              <w:sz w:val="28"/>
              <w:szCs w:val="28"/>
            </w:rPr>
          </w:rPrChange>
        </w:rPr>
        <w:t xml:space="preserve"> recommended channels and queries, each one using the Reddit Search APIs—integrated via MCP—to fetch the top </w:t>
      </w:r>
      <w:r w:rsidRPr="00100343">
        <w:rPr>
          <w:rStyle w:val="Emphasis"/>
          <w:rFonts w:ascii="Arial" w:hAnsi="Arial" w:cs="Arial" w:eastAsiaTheme="majorEastAsia"/>
          <w:rPrChange w:author="RANJAN SINHA" w:date="2025-06-30T21:50:00Z" w16du:dateUtc="2025-07-01T04:50:00Z" w:id="333">
            <w:rPr>
              <w:rStyle w:val="Emphasis"/>
              <w:rFonts w:ascii="Arial" w:hAnsi="Arial" w:cs="Arial" w:eastAsiaTheme="majorEastAsia"/>
              <w:sz w:val="28"/>
              <w:szCs w:val="28"/>
            </w:rPr>
          </w:rPrChange>
        </w:rPr>
        <w:t>m</w:t>
      </w:r>
      <w:r w:rsidRPr="00100343">
        <w:rPr>
          <w:rFonts w:ascii="Arial" w:hAnsi="Arial" w:cs="Arial"/>
          <w:rPrChange w:author="RANJAN SINHA" w:date="2025-06-30T21:50:00Z" w16du:dateUtc="2025-07-01T04:50:00Z" w:id="334">
            <w:rPr>
              <w:rFonts w:ascii="Arial" w:hAnsi="Arial" w:cs="Arial"/>
              <w:sz w:val="28"/>
              <w:szCs w:val="28"/>
            </w:rPr>
          </w:rPrChange>
        </w:rPr>
        <w:t xml:space="preserve"> most relevant or recent posts. The agent writes these results to a Redis database, publishing the response as a message. It also subscribes to Redis channels to listen for updates or follow-ups, enabling asynchronous interactions and dynamic updates. Ultimately, a curated list of </w:t>
      </w:r>
      <w:r w:rsidRPr="00100343">
        <w:rPr>
          <w:rStyle w:val="Emphasis"/>
          <w:rFonts w:ascii="Arial" w:hAnsi="Arial" w:cs="Arial" w:eastAsiaTheme="majorEastAsia"/>
          <w:rPrChange w:author="RANJAN SINHA" w:date="2025-06-30T21:50:00Z" w16du:dateUtc="2025-07-01T04:50:00Z" w:id="335">
            <w:rPr>
              <w:rStyle w:val="Emphasis"/>
              <w:rFonts w:ascii="Arial" w:hAnsi="Arial" w:cs="Arial" w:eastAsiaTheme="majorEastAsia"/>
              <w:sz w:val="28"/>
              <w:szCs w:val="28"/>
            </w:rPr>
          </w:rPrChange>
        </w:rPr>
        <w:t>n</w:t>
      </w:r>
      <w:r w:rsidRPr="00100343">
        <w:rPr>
          <w:rFonts w:ascii="Arial" w:hAnsi="Arial" w:cs="Arial"/>
          <w:rPrChange w:author="RANJAN SINHA" w:date="2025-06-30T21:50:00Z" w16du:dateUtc="2025-07-01T04:50:00Z" w:id="336">
            <w:rPr>
              <w:rFonts w:ascii="Arial" w:hAnsi="Arial" w:cs="Arial"/>
              <w:sz w:val="28"/>
              <w:szCs w:val="28"/>
            </w:rPr>
          </w:rPrChange>
        </w:rPr>
        <w:t xml:space="preserve"> posts (where </w:t>
      </w:r>
      <w:r w:rsidRPr="00100343">
        <w:rPr>
          <w:rStyle w:val="Emphasis"/>
          <w:rFonts w:ascii="Arial" w:hAnsi="Arial" w:cs="Arial" w:eastAsiaTheme="majorEastAsia"/>
          <w:rPrChange w:author="RANJAN SINHA" w:date="2025-06-30T21:50:00Z" w16du:dateUtc="2025-07-01T04:50:00Z" w:id="337">
            <w:rPr>
              <w:rStyle w:val="Emphasis"/>
              <w:rFonts w:ascii="Arial" w:hAnsi="Arial" w:cs="Arial" w:eastAsiaTheme="majorEastAsia"/>
              <w:sz w:val="28"/>
              <w:szCs w:val="28"/>
            </w:rPr>
          </w:rPrChange>
        </w:rPr>
        <w:t>n</w:t>
      </w:r>
      <w:r w:rsidRPr="00100343">
        <w:rPr>
          <w:rFonts w:ascii="Arial" w:hAnsi="Arial" w:cs="Arial"/>
          <w:rPrChange w:author="RANJAN SINHA" w:date="2025-06-30T21:50:00Z" w16du:dateUtc="2025-07-01T04:50:00Z" w:id="338">
            <w:rPr>
              <w:rFonts w:ascii="Arial" w:hAnsi="Arial" w:cs="Arial"/>
              <w:sz w:val="28"/>
              <w:szCs w:val="28"/>
            </w:rPr>
          </w:rPrChange>
        </w:rPr>
        <w:t xml:space="preserve"> ≤ </w:t>
      </w:r>
      <w:r w:rsidRPr="00100343">
        <w:rPr>
          <w:rStyle w:val="Emphasis"/>
          <w:rFonts w:ascii="Arial" w:hAnsi="Arial" w:cs="Arial" w:eastAsiaTheme="majorEastAsia"/>
          <w:rPrChange w:author="RANJAN SINHA" w:date="2025-06-30T21:50:00Z" w16du:dateUtc="2025-07-01T04:50:00Z" w:id="339">
            <w:rPr>
              <w:rStyle w:val="Emphasis"/>
              <w:rFonts w:ascii="Arial" w:hAnsi="Arial" w:cs="Arial" w:eastAsiaTheme="majorEastAsia"/>
              <w:sz w:val="28"/>
              <w:szCs w:val="28"/>
            </w:rPr>
          </w:rPrChange>
        </w:rPr>
        <w:t>k</w:t>
      </w:r>
      <w:r w:rsidRPr="00100343">
        <w:rPr>
          <w:rFonts w:ascii="Arial" w:hAnsi="Arial" w:cs="Arial"/>
          <w:rPrChange w:author="RANJAN SINHA" w:date="2025-06-30T21:50:00Z" w16du:dateUtc="2025-07-01T04:50:00Z" w:id="340">
            <w:rPr>
              <w:rFonts w:ascii="Arial" w:hAnsi="Arial" w:cs="Arial"/>
              <w:sz w:val="28"/>
              <w:szCs w:val="28"/>
            </w:rPr>
          </w:rPrChange>
        </w:rPr>
        <w:t>×</w:t>
      </w:r>
      <w:r w:rsidRPr="00100343">
        <w:rPr>
          <w:rStyle w:val="Emphasis"/>
          <w:rFonts w:ascii="Arial" w:hAnsi="Arial" w:cs="Arial" w:eastAsiaTheme="majorEastAsia"/>
          <w:rPrChange w:author="RANJAN SINHA" w:date="2025-06-30T21:50:00Z" w16du:dateUtc="2025-07-01T04:50:00Z" w:id="341">
            <w:rPr>
              <w:rStyle w:val="Emphasis"/>
              <w:rFonts w:ascii="Arial" w:hAnsi="Arial" w:cs="Arial" w:eastAsiaTheme="majorEastAsia"/>
              <w:sz w:val="28"/>
              <w:szCs w:val="28"/>
            </w:rPr>
          </w:rPrChange>
        </w:rPr>
        <w:t>m</w:t>
      </w:r>
      <w:r w:rsidRPr="00100343">
        <w:rPr>
          <w:rFonts w:ascii="Arial" w:hAnsi="Arial" w:cs="Arial"/>
          <w:rPrChange w:author="RANJAN SINHA" w:date="2025-06-30T21:50:00Z" w16du:dateUtc="2025-07-01T04:50:00Z" w:id="342">
            <w:rPr>
              <w:rFonts w:ascii="Arial" w:hAnsi="Arial" w:cs="Arial"/>
              <w:sz w:val="28"/>
              <w:szCs w:val="28"/>
            </w:rPr>
          </w:rPrChange>
        </w:rPr>
        <w:t>) is returned to the customer, completing the cycle. This modular architecture enables scalable, real-time information delivery by composing AI models and external data sources via well-defined agent roles and message formats.</w:t>
      </w:r>
      <w:r w:rsidRPr="00100343" w:rsidR="00772CB5">
        <w:rPr>
          <w:rFonts w:ascii="Arial" w:hAnsi="Arial" w:cs="Arial"/>
          <w:rPrChange w:author="RANJAN SINHA" w:date="2025-06-30T21:50:00Z" w16du:dateUtc="2025-07-01T04:50:00Z" w:id="343">
            <w:rPr>
              <w:rFonts w:ascii="Arial" w:hAnsi="Arial" w:cs="Arial"/>
              <w:sz w:val="28"/>
              <w:szCs w:val="28"/>
            </w:rPr>
          </w:rPrChange>
        </w:rPr>
        <w:t xml:space="preserve"> </w:t>
      </w:r>
      <w:r w:rsidRPr="00100343" w:rsidR="00772CB5">
        <w:rPr>
          <w:rFonts w:ascii="Arial" w:hAnsi="Arial" w:cs="Arial"/>
          <w:rPrChange w:author="RANJAN SINHA" w:date="2025-06-30T21:50:00Z" w16du:dateUtc="2025-07-01T04:50:00Z" w:id="344">
            <w:rPr>
              <w:rFonts w:ascii="Arial" w:hAnsi="Arial" w:cs="Arial"/>
              <w:sz w:val="28"/>
              <w:szCs w:val="28"/>
            </w:rPr>
          </w:rPrChange>
        </w:rPr>
        <w:t xml:space="preserve">The NLIP message format for the </w:t>
      </w:r>
      <w:r w:rsidRPr="00100343" w:rsidR="00772CB5">
        <w:rPr>
          <w:rFonts w:ascii="Arial" w:hAnsi="Arial" w:cs="Arial"/>
          <w:rPrChange w:author="RANJAN SINHA" w:date="2025-06-30T21:50:00Z" w16du:dateUtc="2025-07-01T04:50:00Z" w:id="345">
            <w:rPr>
              <w:rFonts w:ascii="Arial" w:hAnsi="Arial" w:cs="Arial"/>
              <w:sz w:val="28"/>
              <w:szCs w:val="28"/>
            </w:rPr>
          </w:rPrChange>
        </w:rPr>
        <w:t xml:space="preserve">Search Agent </w:t>
      </w:r>
      <w:r w:rsidRPr="00100343" w:rsidR="00772CB5">
        <w:rPr>
          <w:rStyle w:val="Strong"/>
          <w:rFonts w:ascii="Arial" w:hAnsi="Arial" w:cs="Arial" w:eastAsiaTheme="majorEastAsia"/>
          <w:b w:val="0"/>
          <w:bCs/>
          <w:rPrChange w:author="RANJAN SINHA" w:date="2025-06-30T21:50:00Z" w16du:dateUtc="2025-07-01T04:50:00Z" w:id="346">
            <w:rPr>
              <w:rStyle w:val="Strong"/>
              <w:rFonts w:ascii="Arial" w:hAnsi="Arial" w:cs="Arial" w:eastAsiaTheme="majorEastAsia"/>
              <w:b w:val="0"/>
              <w:bCs/>
              <w:sz w:val="28"/>
              <w:szCs w:val="28"/>
            </w:rPr>
          </w:rPrChange>
        </w:rPr>
        <w:t xml:space="preserve">is shown </w:t>
      </w:r>
      <w:r w:rsidR="002319B0">
        <w:rPr>
          <w:rStyle w:val="Strong"/>
          <w:rFonts w:ascii="Arial" w:hAnsi="Arial" w:cs="Arial" w:eastAsiaTheme="majorEastAsia"/>
          <w:b w:val="0"/>
          <w:bCs/>
        </w:rPr>
        <w:t xml:space="preserve">in Figure 4 </w:t>
      </w:r>
      <w:r w:rsidRPr="00100343" w:rsidR="00772CB5">
        <w:rPr>
          <w:rStyle w:val="Strong"/>
          <w:rFonts w:ascii="Arial" w:hAnsi="Arial" w:cs="Arial" w:eastAsiaTheme="majorEastAsia"/>
          <w:b w:val="0"/>
          <w:bCs/>
          <w:rPrChange w:author="RANJAN SINHA" w:date="2025-06-30T21:50:00Z" w16du:dateUtc="2025-07-01T04:50:00Z" w:id="347">
            <w:rPr>
              <w:rStyle w:val="Strong"/>
              <w:rFonts w:ascii="Arial" w:hAnsi="Arial" w:cs="Arial" w:eastAsiaTheme="majorEastAsia"/>
              <w:b w:val="0"/>
              <w:bCs/>
              <w:sz w:val="28"/>
              <w:szCs w:val="28"/>
            </w:rPr>
          </w:rPrChange>
        </w:rPr>
        <w:t>below.</w:t>
      </w:r>
    </w:p>
    <w:p w:rsidRPr="00100343" w:rsidR="0018101D" w:rsidP="0018101D" w:rsidRDefault="009C1578" w14:paraId="24AC9D41" w14:textId="2C6B3091">
      <w:pPr>
        <w:pStyle w:val="NormalWeb"/>
        <w:spacing w:line="360" w:lineRule="auto"/>
        <w:rPr>
          <w:rFonts w:ascii="Arial" w:hAnsi="Arial" w:cs="Arial"/>
          <w:rPrChange w:author="RANJAN SINHA" w:date="2025-06-30T21:50:00Z" w16du:dateUtc="2025-07-01T04:50:00Z" w:id="348">
            <w:rPr>
              <w:rFonts w:ascii="Arial" w:hAnsi="Arial" w:cs="Arial"/>
              <w:sz w:val="28"/>
              <w:szCs w:val="28"/>
            </w:rPr>
          </w:rPrChange>
        </w:rPr>
      </w:pPr>
      <w:r w:rsidRPr="00100343">
        <w:rPr>
          <w:rFonts w:ascii="Arial" w:hAnsi="Arial" w:cs="Arial"/>
          <w:noProof/>
          <w14:ligatures w14:val="standardContextual"/>
          <w:rPrChange w:author="RANJAN SINHA" w:date="2025-06-30T21:50:00Z" w16du:dateUtc="2025-07-01T04:50:00Z" w:id="349">
            <w:rPr>
              <w:rFonts w:ascii="Arial" w:hAnsi="Arial" w:cs="Arial"/>
              <w:noProof/>
              <w:sz w:val="28"/>
              <w:szCs w:val="28"/>
              <w14:ligatures w14:val="standardContextual"/>
            </w:rPr>
          </w:rPrChange>
        </w:rPr>
        <mc:AlternateContent>
          <mc:Choice Requires="wps">
            <w:drawing>
              <wp:anchor distT="0" distB="0" distL="114300" distR="114300" simplePos="0" relativeHeight="251663872" behindDoc="0" locked="0" layoutInCell="1" allowOverlap="1" wp14:anchorId="58548F2D" wp14:editId="55A99A30">
                <wp:simplePos x="0" y="0"/>
                <wp:positionH relativeFrom="column">
                  <wp:posOffset>3907790</wp:posOffset>
                </wp:positionH>
                <wp:positionV relativeFrom="paragraph">
                  <wp:posOffset>47625</wp:posOffset>
                </wp:positionV>
                <wp:extent cx="3724910" cy="1123950"/>
                <wp:effectExtent l="0" t="0" r="8890" b="19050"/>
                <wp:wrapNone/>
                <wp:docPr id="1601274631" name="Text Box 1"/>
                <wp:cNvGraphicFramePr/>
                <a:graphic xmlns:a="http://schemas.openxmlformats.org/drawingml/2006/main">
                  <a:graphicData uri="http://schemas.microsoft.com/office/word/2010/wordprocessingShape">
                    <wps:wsp>
                      <wps:cNvSpPr txBox="1"/>
                      <wps:spPr>
                        <a:xfrm>
                          <a:off x="0" y="0"/>
                          <a:ext cx="3724910" cy="1123950"/>
                        </a:xfrm>
                        <a:prstGeom prst="rect">
                          <a:avLst/>
                        </a:prstGeom>
                        <a:solidFill>
                          <a:schemeClr val="lt1"/>
                        </a:solidFill>
                        <a:ln w="6350">
                          <a:solidFill>
                            <a:prstClr val="black"/>
                          </a:solidFill>
                        </a:ln>
                      </wps:spPr>
                      <wps:txbx>
                        <w:txbxContent>
                          <w:p w:rsidRPr="00D90543" w:rsidR="0018101D" w:rsidP="0018101D" w:rsidRDefault="0018101D" w14:paraId="5860B6F3" w14:textId="77777777">
                            <w:pPr>
                              <w:spacing w:line="240" w:lineRule="auto"/>
                              <w:rPr>
                                <w:sz w:val="18"/>
                                <w:szCs w:val="18"/>
                              </w:rPr>
                            </w:pPr>
                            <w:r w:rsidRPr="004977ED">
                              <w:rPr>
                                <w:b/>
                                <w:bCs/>
                                <w:sz w:val="18"/>
                                <w:szCs w:val="18"/>
                              </w:rPr>
                              <w:drawing>
                                <wp:inline distT="0" distB="0" distL="0" distR="0" wp14:anchorId="63BD23A4" wp14:editId="6A0D3D84">
                                  <wp:extent cx="3606102" cy="1026826"/>
                                  <wp:effectExtent l="0" t="0" r="0" b="0"/>
                                  <wp:docPr id="1829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2984" name=""/>
                                          <pic:cNvPicPr/>
                                        </pic:nvPicPr>
                                        <pic:blipFill>
                                          <a:blip r:embed="rId24"/>
                                          <a:stretch>
                                            <a:fillRect/>
                                          </a:stretch>
                                        </pic:blipFill>
                                        <pic:spPr>
                                          <a:xfrm>
                                            <a:off x="0" y="0"/>
                                            <a:ext cx="3606102" cy="10268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AAA7FF0">
              <v:shape id="_x0000_s1034" style="position:absolute;margin-left:307.7pt;margin-top:3.75pt;width:293.3pt;height:8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" w14:anchorId="58548F2D">
                <v:textbox>
                  <w:txbxContent>
                    <w:p w:rsidRPr="00D90543" w:rsidR="0018101D" w:rsidP="0018101D" w:rsidRDefault="0018101D" w14:paraId="5A39BBE3" w14:textId="77777777">
                      <w:pPr>
                        <w:spacing w:line="240" w:lineRule="auto"/>
                        <w:rPr>
                          <w:sz w:val="18"/>
                          <w:szCs w:val="18"/>
                        </w:rPr>
                      </w:pPr>
                      <w:r w:rsidRPr="004977ED">
                        <w:rPr>
                          <w:b/>
                          <w:bCs/>
                          <w:sz w:val="18"/>
                          <w:szCs w:val="18"/>
                        </w:rPr>
                        <w:drawing>
                          <wp:inline distT="0" distB="0" distL="0" distR="0" wp14:anchorId="5147A91B" wp14:editId="6A0D3D84">
                            <wp:extent cx="3606102" cy="1026826"/>
                            <wp:effectExtent l="0" t="0" r="0" b="0"/>
                            <wp:docPr id="33513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2984" name=""/>
                                    <pic:cNvPicPr/>
                                  </pic:nvPicPr>
                                  <pic:blipFill>
                                    <a:blip r:embed="rId24"/>
                                    <a:stretch>
                                      <a:fillRect/>
                                    </a:stretch>
                                  </pic:blipFill>
                                  <pic:spPr>
                                    <a:xfrm>
                                      <a:off x="0" y="0"/>
                                      <a:ext cx="3606102" cy="1026826"/>
                                    </a:xfrm>
                                    <a:prstGeom prst="rect">
                                      <a:avLst/>
                                    </a:prstGeom>
                                  </pic:spPr>
                                </pic:pic>
                              </a:graphicData>
                            </a:graphic>
                          </wp:inline>
                        </w:drawing>
                      </w:r>
                    </w:p>
                  </w:txbxContent>
                </v:textbox>
              </v:shape>
            </w:pict>
          </mc:Fallback>
        </mc:AlternateContent>
      </w:r>
      <w:ins w:author="RANJAN SINHA" w:date="2025-06-30T22:06:00Z" w16du:dateUtc="2025-07-01T05:06:00Z" w:id="350">
        <w:r>
          <w:rPr>
            <w:noProof/>
          </w:rPr>
          <mc:AlternateContent>
            <mc:Choice Requires="wps">
              <w:drawing>
                <wp:anchor distT="0" distB="0" distL="114300" distR="114300" simplePos="0" relativeHeight="251670016" behindDoc="0" locked="0" layoutInCell="1" allowOverlap="1" wp14:anchorId="79644360" wp14:editId="031B9ED9">
                  <wp:simplePos x="0" y="0"/>
                  <wp:positionH relativeFrom="column">
                    <wp:posOffset>3907790</wp:posOffset>
                  </wp:positionH>
                  <wp:positionV relativeFrom="paragraph">
                    <wp:posOffset>1228725</wp:posOffset>
                  </wp:positionV>
                  <wp:extent cx="3724910" cy="635"/>
                  <wp:effectExtent l="0" t="0" r="0" b="0"/>
                  <wp:wrapNone/>
                  <wp:docPr id="8996177" name="Text Box 1"/>
                  <wp:cNvGraphicFramePr/>
                  <a:graphic xmlns:a="http://schemas.openxmlformats.org/drawingml/2006/main">
                    <a:graphicData uri="http://schemas.microsoft.com/office/word/2010/wordprocessingShape">
                      <wps:wsp>
                        <wps:cNvSpPr txBox="1"/>
                        <wps:spPr>
                          <a:xfrm>
                            <a:off x="0" y="0"/>
                            <a:ext cx="3724910" cy="635"/>
                          </a:xfrm>
                          <a:prstGeom prst="rect">
                            <a:avLst/>
                          </a:prstGeom>
                          <a:solidFill>
                            <a:prstClr val="white"/>
                          </a:solidFill>
                          <a:ln>
                            <a:noFill/>
                          </a:ln>
                        </wps:spPr>
                        <wps:txbx>
                          <w:txbxContent>
                            <w:p w:rsidRPr="00555986" w:rsidR="00C54759" w:rsidP="00C54759" w:rsidRDefault="00C54759" w14:paraId="3865FC4B" w14:textId="5CDB46BF">
                              <w:pPr>
                                <w:pStyle w:val="Caption"/>
                                <w:rPr>
                                  <w:rFonts w:eastAsia="Times New Roman" w:cs="Arial"/>
                                  <w:noProof/>
                                </w:rPr>
                                <w:pPrChange w:author="RANJAN SINHA" w:date="2025-06-30T22:06:00Z" w16du:dateUtc="2025-07-01T05:06:00Z" w:id="351">
                                  <w:pPr>
                                    <w:pStyle w:val="NormalWeb"/>
                                    <w:spacing w:line="360" w:lineRule="auto"/>
                                  </w:pPr>
                                </w:pPrChange>
                              </w:pPr>
                              <w:r>
                                <w:t xml:space="preserve">Figure </w:t>
                              </w:r>
                              <w:r>
                                <w:fldChar w:fldCharType="begin"/>
                              </w:r>
                              <w:r>
                                <w:instrText xml:space="preserve"> SEQ Figure \* ARABIC </w:instrText>
                              </w:r>
                              <w:r>
                                <w:fldChar w:fldCharType="separate"/>
                              </w:r>
                              <w:r>
                                <w:rPr>
                                  <w:noProof/>
                                </w:rPr>
                                <w:t>4</w:t>
                              </w:r>
                              <w:r>
                                <w:fldChar w:fldCharType="end"/>
                              </w:r>
                              <w:r w:rsidR="00FE6F15">
                                <w:t xml:space="preserve"> NLIP message format for Reddit Search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A979829">
                <v:shape id="_x0000_s1035" style="position:absolute;margin-left:307.7pt;margin-top:96.75pt;width:293.3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" w14:anchorId="79644360">
                  <v:textbox style="mso-fit-shape-to-text:t" inset="0,0,0,0">
                    <w:txbxContent>
                      <w:p w:rsidRPr="00555986" w:rsidR="00C54759" w:rsidP="00C54759" w:rsidRDefault="00C54759" w14:paraId="39B41E91" w14:textId="5CDB46BF">
                        <w:pPr>
                          <w:pStyle w:val="Caption"/>
                          <w:rPr>
                            <w:rFonts w:eastAsia="Times New Roman" w:cs="Arial"/>
                            <w:noProof/>
                          </w:rPr>
                          <w:pPrChange w:author="RANJAN SINHA" w:date="2025-06-30T22:06:00Z" w16du:dateUtc="2025-07-01T05:06:00Z" w:id="352">
                            <w:pPr>
                              <w:pStyle w:val="NormalWeb"/>
                              <w:spacing w:line="360" w:lineRule="auto"/>
                            </w:pPr>
                          </w:pPrChange>
                        </w:pPr>
                        <w:r>
                          <w:t xml:space="preserve">Figure </w:t>
                        </w:r>
                        <w:r>
                          <w:fldChar w:fldCharType="begin"/>
                        </w:r>
                        <w:r>
                          <w:instrText xml:space="preserve"> SEQ Figure \* ARABIC </w:instrText>
                        </w:r>
                        <w:r>
                          <w:fldChar w:fldCharType="separate"/>
                        </w:r>
                        <w:r>
                          <w:rPr>
                            <w:noProof/>
                          </w:rPr>
                          <w:t>4</w:t>
                        </w:r>
                        <w:r>
                          <w:fldChar w:fldCharType="end"/>
                        </w:r>
                        <w:r w:rsidR="00FE6F15">
                          <w:t xml:space="preserve"> NLIP message format for Reddit Search Agent</w:t>
                        </w:r>
                      </w:p>
                    </w:txbxContent>
                  </v:textbox>
                </v:shape>
              </w:pict>
            </mc:Fallback>
          </mc:AlternateContent>
        </w:r>
      </w:ins>
    </w:p>
    <w:p w:rsidRPr="00100343" w:rsidR="0018101D" w:rsidP="0018101D" w:rsidRDefault="0018101D" w14:paraId="0D1997EA" w14:textId="77777777">
      <w:pPr>
        <w:pStyle w:val="NormalWeb"/>
        <w:spacing w:line="360" w:lineRule="auto"/>
        <w:rPr>
          <w:rFonts w:ascii="Arial" w:hAnsi="Arial" w:cs="Arial"/>
          <w:rPrChange w:author="RANJAN SINHA" w:date="2025-06-30T21:50:00Z" w16du:dateUtc="2025-07-01T04:50:00Z" w:id="353">
            <w:rPr>
              <w:rFonts w:ascii="Arial" w:hAnsi="Arial" w:cs="Arial"/>
              <w:sz w:val="28"/>
              <w:szCs w:val="28"/>
            </w:rPr>
          </w:rPrChange>
        </w:rPr>
      </w:pPr>
    </w:p>
    <w:p w:rsidRPr="00100343" w:rsidR="0018101D" w:rsidP="0018101D" w:rsidRDefault="0018101D" w14:paraId="29E5A28F" w14:textId="77777777">
      <w:pPr>
        <w:pStyle w:val="NormalWeb"/>
        <w:spacing w:line="360" w:lineRule="auto"/>
        <w:rPr>
          <w:rFonts w:ascii="Arial" w:hAnsi="Arial" w:cs="Arial"/>
          <w:rPrChange w:author="RANJAN SINHA" w:date="2025-06-30T21:50:00Z" w16du:dateUtc="2025-07-01T04:50:00Z" w:id="354">
            <w:rPr>
              <w:rFonts w:ascii="Arial" w:hAnsi="Arial" w:cs="Arial"/>
              <w:sz w:val="28"/>
              <w:szCs w:val="28"/>
            </w:rPr>
          </w:rPrChange>
        </w:rPr>
      </w:pPr>
    </w:p>
    <w:p w:rsidR="00751045" w:rsidP="0018101D" w:rsidRDefault="00751045" w14:paraId="303D517D" w14:textId="77777777">
      <w:pPr>
        <w:pStyle w:val="NormalWeb"/>
        <w:spacing w:line="360" w:lineRule="auto"/>
        <w:rPr>
          <w:ins w:author="RANJAN SINHA" w:date="2025-06-30T22:07:00Z" w16du:dateUtc="2025-07-01T05:07:00Z" w:id="355"/>
          <w:rFonts w:ascii="Arial" w:hAnsi="Arial" w:cs="Arial"/>
        </w:rPr>
      </w:pPr>
    </w:p>
    <w:p w:rsidRPr="00100343" w:rsidR="0018101D" w:rsidP="0018101D" w:rsidRDefault="0018101D" w14:paraId="54A846C0" w14:textId="69D8763F">
      <w:pPr>
        <w:pStyle w:val="NormalWeb"/>
        <w:spacing w:line="360" w:lineRule="auto"/>
        <w:rPr>
          <w:rFonts w:ascii="Arial" w:hAnsi="Arial" w:cs="Arial"/>
          <w:rPrChange w:author="RANJAN SINHA" w:date="2025-06-30T21:50:00Z" w16du:dateUtc="2025-07-01T04:50:00Z" w:id="356">
            <w:rPr>
              <w:rFonts w:ascii="Arial" w:hAnsi="Arial" w:cs="Arial"/>
              <w:sz w:val="28"/>
              <w:szCs w:val="28"/>
            </w:rPr>
          </w:rPrChange>
        </w:rPr>
      </w:pPr>
      <w:r w:rsidRPr="00100343">
        <w:rPr>
          <w:rFonts w:ascii="Arial" w:hAnsi="Arial" w:cs="Arial"/>
          <w:rPrChange w:author="RANJAN SINHA" w:date="2025-06-30T21:50:00Z" w16du:dateUtc="2025-07-01T04:50:00Z" w:id="357">
            <w:rPr>
              <w:rFonts w:ascii="Arial" w:hAnsi="Arial" w:cs="Arial"/>
              <w:sz w:val="28"/>
              <w:szCs w:val="28"/>
            </w:rPr>
          </w:rPrChange>
        </w:rPr>
        <w:t xml:space="preserve">The demonstration is implemented in a lightweight yet powerful local environment, showcasing how multi-agent AI applications can be developed and deployed efficiently on a single client device. The entire system runs on a MacBook using Python 3.12+. The application is designed for portability and reproducibility, with configuration management handled through </w:t>
      </w:r>
      <w:r w:rsidRPr="00100343">
        <w:rPr>
          <w:rStyle w:val="Strong"/>
          <w:rFonts w:ascii="Arial" w:hAnsi="Arial" w:cs="Arial" w:eastAsiaTheme="majorEastAsia"/>
          <w:i/>
          <w:iCs/>
          <w:rPrChange w:author="RANJAN SINHA" w:date="2025-06-30T21:50:00Z" w16du:dateUtc="2025-07-01T04:50:00Z" w:id="358">
            <w:rPr>
              <w:rStyle w:val="Strong"/>
              <w:rFonts w:ascii="Arial" w:hAnsi="Arial" w:cs="Arial" w:eastAsiaTheme="majorEastAsia"/>
              <w:i/>
              <w:iCs/>
              <w:sz w:val="28"/>
              <w:szCs w:val="28"/>
            </w:rPr>
          </w:rPrChange>
        </w:rPr>
        <w:t>Poetry</w:t>
      </w:r>
      <w:r w:rsidRPr="00100343">
        <w:rPr>
          <w:rFonts w:ascii="Arial" w:hAnsi="Arial" w:cs="Arial"/>
          <w:rPrChange w:author="RANJAN SINHA" w:date="2025-06-30T21:50:00Z" w16du:dateUtc="2025-07-01T04:50:00Z" w:id="359">
            <w:rPr>
              <w:rFonts w:ascii="Arial" w:hAnsi="Arial" w:cs="Arial"/>
              <w:sz w:val="28"/>
              <w:szCs w:val="28"/>
            </w:rPr>
          </w:rPrChange>
        </w:rPr>
        <w:t>, ensuring consistent dependency resolution across different environments.</w:t>
      </w:r>
    </w:p>
    <w:p w:rsidRPr="00100343" w:rsidR="0018101D" w:rsidP="0018101D" w:rsidRDefault="0018101D" w14:paraId="56AF1156" w14:textId="77777777">
      <w:pPr>
        <w:pStyle w:val="NormalWeb"/>
        <w:spacing w:line="360" w:lineRule="auto"/>
        <w:rPr>
          <w:rFonts w:ascii="Arial" w:hAnsi="Arial" w:cs="Arial"/>
          <w:rPrChange w:author="RANJAN SINHA" w:date="2025-06-30T21:50:00Z" w16du:dateUtc="2025-07-01T04:50:00Z" w:id="360">
            <w:rPr>
              <w:rFonts w:ascii="Arial" w:hAnsi="Arial" w:cs="Arial"/>
              <w:sz w:val="28"/>
              <w:szCs w:val="28"/>
            </w:rPr>
          </w:rPrChange>
        </w:rPr>
      </w:pPr>
      <w:r w:rsidRPr="00100343">
        <w:rPr>
          <w:rFonts w:ascii="Arial" w:hAnsi="Arial" w:cs="Arial"/>
          <w:rPrChange w:author="RANJAN SINHA" w:date="2025-06-30T21:50:00Z" w16du:dateUtc="2025-07-01T04:50:00Z" w:id="361">
            <w:rPr>
              <w:rFonts w:ascii="Arial" w:hAnsi="Arial" w:cs="Arial"/>
              <w:sz w:val="28"/>
              <w:szCs w:val="28"/>
            </w:rPr>
          </w:rPrChange>
        </w:rPr>
        <w:t xml:space="preserve">Audio preprocessing is managed using </w:t>
      </w:r>
      <w:r w:rsidRPr="00100343">
        <w:rPr>
          <w:rStyle w:val="Strong"/>
          <w:rFonts w:ascii="Arial" w:hAnsi="Arial" w:cs="Arial" w:eastAsiaTheme="majorEastAsia"/>
          <w:i/>
          <w:iCs/>
          <w:rPrChange w:author="RANJAN SINHA" w:date="2025-06-30T21:50:00Z" w16du:dateUtc="2025-07-01T04:50:00Z" w:id="362">
            <w:rPr>
              <w:rStyle w:val="Strong"/>
              <w:rFonts w:ascii="Arial" w:hAnsi="Arial" w:cs="Arial" w:eastAsiaTheme="majorEastAsia"/>
              <w:i/>
              <w:iCs/>
              <w:sz w:val="28"/>
              <w:szCs w:val="28"/>
            </w:rPr>
          </w:rPrChange>
        </w:rPr>
        <w:t>ffmpeg</w:t>
      </w:r>
      <w:r w:rsidRPr="00100343">
        <w:rPr>
          <w:rFonts w:ascii="Arial" w:hAnsi="Arial" w:cs="Arial"/>
          <w:rPrChange w:author="RANJAN SINHA" w:date="2025-06-30T21:50:00Z" w16du:dateUtc="2025-07-01T04:50:00Z" w:id="363">
            <w:rPr>
              <w:rFonts w:ascii="Arial" w:hAnsi="Arial" w:cs="Arial"/>
              <w:sz w:val="28"/>
              <w:szCs w:val="28"/>
            </w:rPr>
          </w:rPrChange>
        </w:rPr>
        <w:t xml:space="preserve">, which is a configurable dependency for handling a variety of audio formats and encoding schemes. This enables smooth ingestion and transformation of raw or Base64-encoded audio data into a format compatible with the NVIDIA ASR model used by the Speech to Text Agent. For dependency and script orchestration, the system employs </w:t>
      </w:r>
      <w:r w:rsidRPr="00100343">
        <w:rPr>
          <w:rStyle w:val="Strong"/>
          <w:rFonts w:ascii="Arial" w:hAnsi="Arial" w:cs="Arial" w:eastAsiaTheme="majorEastAsia"/>
          <w:i/>
          <w:iCs/>
          <w:rPrChange w:author="RANJAN SINHA" w:date="2025-06-30T21:50:00Z" w16du:dateUtc="2025-07-01T04:50:00Z" w:id="364">
            <w:rPr>
              <w:rStyle w:val="Strong"/>
              <w:rFonts w:ascii="Arial" w:hAnsi="Arial" w:cs="Arial" w:eastAsiaTheme="majorEastAsia"/>
              <w:i/>
              <w:iCs/>
              <w:sz w:val="28"/>
              <w:szCs w:val="28"/>
            </w:rPr>
          </w:rPrChange>
        </w:rPr>
        <w:t>uv</w:t>
      </w:r>
      <w:r w:rsidRPr="00100343">
        <w:rPr>
          <w:rFonts w:ascii="Arial" w:hAnsi="Arial" w:cs="Arial"/>
          <w:rPrChange w:author="RANJAN SINHA" w:date="2025-06-30T21:50:00Z" w16du:dateUtc="2025-07-01T04:50:00Z" w:id="365">
            <w:rPr>
              <w:rFonts w:ascii="Arial" w:hAnsi="Arial" w:cs="Arial"/>
              <w:sz w:val="28"/>
              <w:szCs w:val="28"/>
            </w:rPr>
          </w:rPrChange>
        </w:rPr>
        <w:t>, a performant tool that simplifies package management and script execution within the Python ecosystem.</w:t>
      </w:r>
    </w:p>
    <w:p w:rsidRPr="00100343" w:rsidR="0018101D" w:rsidP="0018101D" w:rsidRDefault="0018101D" w14:paraId="1538E510" w14:textId="77777777">
      <w:pPr>
        <w:pStyle w:val="NormalWeb"/>
        <w:spacing w:line="360" w:lineRule="auto"/>
        <w:rPr>
          <w:rFonts w:ascii="Arial" w:hAnsi="Arial" w:cs="Arial"/>
          <w:rPrChange w:author="RANJAN SINHA" w:date="2025-06-30T21:50:00Z" w16du:dateUtc="2025-07-01T04:50:00Z" w:id="366">
            <w:rPr>
              <w:rFonts w:ascii="Arial" w:hAnsi="Arial" w:cs="Arial"/>
              <w:sz w:val="28"/>
              <w:szCs w:val="28"/>
            </w:rPr>
          </w:rPrChange>
        </w:rPr>
      </w:pPr>
      <w:r w:rsidRPr="00100343">
        <w:rPr>
          <w:rFonts w:ascii="Arial" w:hAnsi="Arial" w:cs="Arial"/>
          <w:rPrChange w:author="RANJAN SINHA" w:date="2025-06-30T21:50:00Z" w16du:dateUtc="2025-07-01T04:50:00Z" w:id="367">
            <w:rPr>
              <w:rFonts w:ascii="Arial" w:hAnsi="Arial" w:cs="Arial"/>
              <w:sz w:val="28"/>
              <w:szCs w:val="28"/>
            </w:rPr>
          </w:rPrChange>
        </w:rPr>
        <w:t xml:space="preserve">A </w:t>
      </w:r>
      <w:r w:rsidRPr="00100343">
        <w:rPr>
          <w:rStyle w:val="Strong"/>
          <w:rFonts w:ascii="Arial" w:hAnsi="Arial" w:cs="Arial" w:eastAsiaTheme="majorEastAsia"/>
          <w:i/>
          <w:iCs/>
          <w:rPrChange w:author="RANJAN SINHA" w:date="2025-06-30T21:50:00Z" w16du:dateUtc="2025-07-01T04:50:00Z" w:id="368">
            <w:rPr>
              <w:rStyle w:val="Strong"/>
              <w:rFonts w:ascii="Arial" w:hAnsi="Arial" w:cs="Arial" w:eastAsiaTheme="majorEastAsia"/>
              <w:i/>
              <w:iCs/>
              <w:sz w:val="28"/>
              <w:szCs w:val="28"/>
            </w:rPr>
          </w:rPrChange>
        </w:rPr>
        <w:t>FastAPI web server</w:t>
      </w:r>
      <w:r w:rsidRPr="00100343">
        <w:rPr>
          <w:rFonts w:ascii="Arial" w:hAnsi="Arial" w:cs="Arial"/>
          <w:rPrChange w:author="RANJAN SINHA" w:date="2025-06-30T21:50:00Z" w16du:dateUtc="2025-07-01T04:50:00Z" w:id="369">
            <w:rPr>
              <w:rFonts w:ascii="Arial" w:hAnsi="Arial" w:cs="Arial"/>
              <w:sz w:val="28"/>
              <w:szCs w:val="28"/>
            </w:rPr>
          </w:rPrChange>
        </w:rPr>
        <w:t xml:space="preserve"> acts as the core of the application, providing RESTful endpoints that support the NLIP (Natural Language Interaction Protocol) message format. This allows seamless message exchange between agents, enabling modular integration and clear API boundaries. The </w:t>
      </w:r>
      <w:r w:rsidRPr="00100343">
        <w:rPr>
          <w:rStyle w:val="Strong"/>
          <w:rFonts w:ascii="Arial" w:hAnsi="Arial" w:cs="Arial" w:eastAsiaTheme="majorEastAsia"/>
          <w:i/>
          <w:iCs/>
          <w:rPrChange w:author="RANJAN SINHA" w:date="2025-06-30T21:50:00Z" w16du:dateUtc="2025-07-01T04:50:00Z" w:id="370">
            <w:rPr>
              <w:rStyle w:val="Strong"/>
              <w:rFonts w:ascii="Arial" w:hAnsi="Arial" w:cs="Arial" w:eastAsiaTheme="majorEastAsia"/>
              <w:i/>
              <w:iCs/>
              <w:sz w:val="28"/>
              <w:szCs w:val="28"/>
            </w:rPr>
          </w:rPrChange>
        </w:rPr>
        <w:t>NLIP SDK</w:t>
      </w:r>
      <w:r w:rsidRPr="00100343">
        <w:rPr>
          <w:rFonts w:ascii="Arial" w:hAnsi="Arial" w:cs="Arial"/>
          <w:rPrChange w:author="RANJAN SINHA" w:date="2025-06-30T21:50:00Z" w16du:dateUtc="2025-07-01T04:50:00Z" w:id="371">
            <w:rPr>
              <w:rFonts w:ascii="Arial" w:hAnsi="Arial" w:cs="Arial"/>
              <w:sz w:val="28"/>
              <w:szCs w:val="28"/>
            </w:rPr>
          </w:rPrChange>
        </w:rPr>
        <w:t xml:space="preserve"> is used throughout the system to construct, parse, and manage structured messages between the speech, recommendation, and search agents. Despite its complexity, the demo runs entirely on a local MacBook, demonstrating that high-functioning, composable AI workflows can be prototyped and validated without requiring cloud-scale infrastructure.</w:t>
      </w:r>
    </w:p>
    <w:p w:rsidRPr="00100343" w:rsidR="0018101D" w:rsidP="0018101D" w:rsidRDefault="0018101D" w14:paraId="42B861F7" w14:textId="77777777">
      <w:pPr>
        <w:pStyle w:val="NormalWeb"/>
        <w:spacing w:line="360" w:lineRule="auto"/>
        <w:rPr>
          <w:rFonts w:ascii="Arial" w:hAnsi="Arial" w:cs="Arial"/>
          <w:rPrChange w:author="RANJAN SINHA" w:date="2025-06-30T21:50:00Z" w16du:dateUtc="2025-07-01T04:50:00Z" w:id="372">
            <w:rPr>
              <w:rFonts w:ascii="Arial" w:hAnsi="Arial" w:cs="Arial"/>
              <w:sz w:val="28"/>
              <w:szCs w:val="28"/>
            </w:rPr>
          </w:rPrChange>
        </w:rPr>
      </w:pPr>
      <w:r w:rsidRPr="00100343">
        <w:rPr>
          <w:rFonts w:ascii="Arial" w:hAnsi="Arial" w:cs="Arial"/>
          <w:rPrChange w:author="RANJAN SINHA" w:date="2025-06-30T21:50:00Z" w16du:dateUtc="2025-07-01T04:50:00Z" w:id="373">
            <w:rPr>
              <w:rFonts w:ascii="Arial" w:hAnsi="Arial" w:cs="Arial"/>
              <w:sz w:val="28"/>
              <w:szCs w:val="28"/>
            </w:rPr>
          </w:rPrChange>
        </w:rPr>
        <w:t xml:space="preserve">Another important area of focus is the </w:t>
      </w:r>
      <w:r w:rsidRPr="00100343">
        <w:rPr>
          <w:rStyle w:val="Strong"/>
          <w:rFonts w:ascii="Arial" w:hAnsi="Arial" w:cs="Arial" w:eastAsiaTheme="majorEastAsia"/>
          <w:i/>
          <w:iCs/>
          <w:rPrChange w:author="RANJAN SINHA" w:date="2025-06-30T21:50:00Z" w16du:dateUtc="2025-07-01T04:50:00Z" w:id="374">
            <w:rPr>
              <w:rStyle w:val="Strong"/>
              <w:rFonts w:ascii="Arial" w:hAnsi="Arial" w:cs="Arial" w:eastAsiaTheme="majorEastAsia"/>
              <w:i/>
              <w:iCs/>
              <w:sz w:val="28"/>
              <w:szCs w:val="28"/>
            </w:rPr>
          </w:rPrChange>
        </w:rPr>
        <w:t>WebSocket binding for binary data</w:t>
      </w:r>
      <w:r w:rsidRPr="00100343">
        <w:rPr>
          <w:rFonts w:ascii="Arial" w:hAnsi="Arial" w:cs="Arial"/>
          <w:rPrChange w:author="RANJAN SINHA" w:date="2025-06-30T21:50:00Z" w16du:dateUtc="2025-07-01T04:50:00Z" w:id="375">
            <w:rPr>
              <w:rFonts w:ascii="Arial" w:hAnsi="Arial" w:cs="Arial"/>
              <w:sz w:val="28"/>
              <w:szCs w:val="28"/>
            </w:rPr>
          </w:rPrChange>
        </w:rPr>
        <w:t>, which allows for persistent, bidirectional communication channels between client and agents. This would enable the system to more efficiently handle live audio input, maintain conversational state, and support low-latency interaction. These enhancements improve the responsiveness and robustness of the overall agentic system architecture.</w:t>
      </w:r>
    </w:p>
    <w:p w:rsidR="00797083" w:rsidDel="0018101D" w:rsidP="00797083" w:rsidRDefault="00797083" w14:paraId="735B8188" w14:textId="4EF1A0C1">
      <w:pPr>
        <w:rPr>
          <w:del w:author="RANJAN SINHA" w:date="2025-06-28T19:00:00Z" w16du:dateUtc="2025-06-29T02:00:00Z" w:id="376"/>
        </w:rPr>
      </w:pPr>
      <w:del w:author="RANJAN SINHA" w:date="2025-06-28T19:00:00Z" w16du:dateUtc="2025-06-29T02:00:00Z" w:id="377">
        <w:r w:rsidDel="0018101D">
          <w:delText>One use-case would be that of a user attending multiple conferences at different times. Each of the conferences have setup a conference chat server which the user can query to find details about the conference. The common application can be used to inquire information about the conference agenda from the conference chat server. A generative AI model can be used on the user side, the server side or on both side to handle the interactions. The model may perform tasks such as filtering the agenda only to meet those that are of interest to the user, or to other entities.</w:delText>
        </w:r>
      </w:del>
    </w:p>
    <w:p w:rsidR="00797083" w:rsidDel="0018101D" w:rsidP="00797083" w:rsidRDefault="00797083" w14:paraId="18853B9D" w14:textId="6E6F30E9">
      <w:pPr>
        <w:rPr>
          <w:del w:author="RANJAN SINHA" w:date="2025-06-28T19:00:00Z" w16du:dateUtc="2025-06-29T02:00:00Z" w:id="378"/>
        </w:rPr>
      </w:pPr>
      <w:del w:author="RANJAN SINHA" w:date="2025-06-28T19:00:00Z" w16du:dateUtc="2025-06-29T02:00:00Z" w:id="379">
        <w:r w:rsidDel="0018101D">
          <w:delText>Another use-case would be that of a user inquiring about their bank account from the chat server operated by the bank. The user can instruct the bank to transfer money between accounts held by the bank, or at another bank. When transfers are made across banks, the chat servers at two banks coordinate to make the transfer happen seamlessly.</w:delText>
        </w:r>
      </w:del>
    </w:p>
    <w:p w:rsidRPr="00D822F0" w:rsidR="00797083" w:rsidDel="0018101D" w:rsidP="00797083" w:rsidRDefault="00797083" w14:paraId="4A4CBD97" w14:textId="30AFAF61">
      <w:pPr>
        <w:rPr>
          <w:del w:author="RANJAN SINHA" w:date="2025-06-28T19:00:00Z" w16du:dateUtc="2025-06-29T02:00:00Z" w:id="380"/>
        </w:rPr>
      </w:pPr>
      <w:del w:author="RANJAN SINHA" w:date="2025-06-28T19:00:00Z" w16du:dateUtc="2025-06-29T02:00:00Z" w:id="381">
        <w:r w:rsidDel="0018101D">
          <w:delText>The use-cases for public transportation, including ride-sharing, airlines, trains and taxis has been discussed earlier. An analogous use-case can be made for retailers and shoppers where any user can use a standardized chat application to search through the catalogue for items and make purchases from any retailer with an online presence.</w:delText>
        </w:r>
      </w:del>
    </w:p>
    <w:p w:rsidRPr="00797083" w:rsidR="00797083" w:rsidP="00797083" w:rsidRDefault="00797083" w14:paraId="18CE5EE2" w14:textId="77777777"/>
    <w:p w:rsidR="0026283E" w:rsidP="0026283E" w:rsidRDefault="0026283E" w14:paraId="7BBC7198" w14:textId="77777777">
      <w:pPr>
        <w:pStyle w:val="zzBiblio"/>
      </w:pPr>
      <w:r>
        <w:t>Bibliography</w:t>
      </w:r>
      <w:r w:rsidR="007C2B50">
        <w:t xml:space="preserve"> (if any)</w:t>
      </w:r>
    </w:p>
    <w:p w:rsidR="0026283E" w:rsidP="00360E02" w:rsidRDefault="0026283E" w14:paraId="075ECE48" w14:textId="77777777">
      <w:pPr>
        <w:pStyle w:val="Bibliography1"/>
      </w:pPr>
      <w:r w:rsidRPr="000171B7">
        <w:t>Experimental statistics, US National Bureau of Standards Handbook 91, 196</w:t>
      </w:r>
      <w:r w:rsidR="00874DE4">
        <w:t>3</w:t>
      </w:r>
    </w:p>
    <w:p w:rsidR="0026283E" w:rsidP="00360E02" w:rsidRDefault="0026283E" w14:paraId="5B1C4F96" w14:textId="77777777">
      <w:pPr>
        <w:pStyle w:val="Bibliography1"/>
      </w:pPr>
      <w:r w:rsidRPr="000171B7">
        <w:t>Applied Regression Analysis, Draper and Smith, Wiley Edition 2</w:t>
      </w:r>
    </w:p>
    <w:p w:rsidR="0026283E" w:rsidP="00360E02" w:rsidRDefault="0026283E" w14:paraId="68260681" w14:textId="77777777">
      <w:pPr>
        <w:pStyle w:val="Bibliography1"/>
      </w:pPr>
      <w:r w:rsidRPr="000171B7">
        <w:t>Statistical Methods for Reliability Data, Meeker, Escobar, 1998, John Wiley &amp; Sons Inc.</w:t>
      </w:r>
    </w:p>
    <w:p w:rsidR="00D20EE3" w:rsidP="0026283E" w:rsidRDefault="00D20EE3" w14:paraId="15D47AFA" w14:textId="77777777"/>
    <w:p w:rsidR="0026283E" w:rsidP="0026283E" w:rsidRDefault="0026283E" w14:paraId="137E82D1" w14:textId="77777777">
      <w:pPr>
        <w:sectPr w:rsidR="0026283E" w:rsidSect="00114EE2">
          <w:headerReference w:type="even" r:id="rId25"/>
          <w:headerReference w:type="default" r:id="rId26"/>
          <w:footerReference w:type="even" r:id="rId27"/>
          <w:footerReference w:type="default" r:id="rId28"/>
          <w:headerReference w:type="first" r:id="rId29"/>
          <w:footerReference w:type="first" r:id="rId30"/>
          <w:type w:val="oddPage"/>
          <w:pgSz w:w="11906" w:h="16838" w:orient="portrait"/>
          <w:pgMar w:top="794" w:right="737" w:bottom="567" w:left="850" w:header="709" w:footer="283" w:gutter="567"/>
          <w:pgNumType w:start="1"/>
          <w:cols w:space="720"/>
          <w:titlePg/>
          <w:docGrid w:linePitch="272"/>
        </w:sectPr>
      </w:pPr>
    </w:p>
    <w:p w:rsidRPr="0026283E" w:rsidR="0026283E" w:rsidP="0026283E" w:rsidRDefault="0026283E" w14:paraId="776D5607" w14:textId="77777777"/>
    <w:sectPr w:rsidRPr="0026283E" w:rsidR="0026283E">
      <w:footerReference w:type="even" r:id="rId31"/>
      <w:footerReference w:type="default" r:id="rId32"/>
      <w:type w:val="evenPage"/>
      <w:pgSz w:w="11907" w:h="16839" w:orient="portrait" w:code="9"/>
      <w:pgMar w:top="794" w:right="737" w:bottom="567" w:left="851" w:header="709" w:footer="284"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A7106" w:rsidRDefault="001A7106" w14:paraId="2D0B373F" w14:textId="77777777">
      <w:r>
        <w:separator/>
      </w:r>
    </w:p>
  </w:endnote>
  <w:endnote w:type="continuationSeparator" w:id="0">
    <w:p w:rsidR="001A7106" w:rsidRDefault="001A7106" w14:paraId="6DD5173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Pr="00FF543D" w:rsidR="00773457" w:rsidTr="00386450" w14:paraId="28B9EE2B" w14:textId="77777777">
      <w:trPr>
        <w:cantSplit/>
        <w:jc w:val="center"/>
      </w:trPr>
      <w:tc>
        <w:tcPr>
          <w:tcW w:w="1134" w:type="dxa"/>
          <w:vAlign w:val="bottom"/>
        </w:tcPr>
        <w:p w:rsidRPr="00FF543D" w:rsidR="00773457" w:rsidP="0026283E" w:rsidRDefault="004372C5" w14:paraId="22B17FCF" w14:textId="77777777">
          <w:pPr>
            <w:pStyle w:val="Footer"/>
            <w:spacing w:line="240" w:lineRule="atLeast"/>
            <w:jc w:val="left"/>
            <w:rPr>
              <w:sz w:val="22"/>
              <w:szCs w:val="22"/>
            </w:rPr>
          </w:pPr>
          <w:r w:rsidRPr="00FF543D">
            <w:rPr>
              <w:noProof/>
              <w:sz w:val="22"/>
              <w:szCs w:val="22"/>
            </w:rPr>
            <w:drawing>
              <wp:inline distT="0" distB="0" distL="0" distR="0" wp14:anchorId="09AA69F0" wp14:editId="69AECCD0">
                <wp:extent cx="495300" cy="44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44500"/>
                        </a:xfrm>
                        <a:prstGeom prst="rect">
                          <a:avLst/>
                        </a:prstGeom>
                        <a:noFill/>
                        <a:ln>
                          <a:noFill/>
                        </a:ln>
                      </pic:spPr>
                    </pic:pic>
                  </a:graphicData>
                </a:graphic>
              </wp:inline>
            </w:drawing>
          </w:r>
        </w:p>
      </w:tc>
      <w:tc>
        <w:tcPr>
          <w:tcW w:w="8618" w:type="dxa"/>
          <w:gridSpan w:val="3"/>
          <w:vAlign w:val="bottom"/>
        </w:tcPr>
        <w:p w:rsidR="00773457" w:rsidP="0026283E" w:rsidRDefault="004372C5" w14:paraId="0E80F993" w14:textId="77777777">
          <w:pPr>
            <w:pStyle w:val="Footer"/>
            <w:spacing w:line="240" w:lineRule="atLeast"/>
            <w:jc w:val="left"/>
            <w:rPr>
              <w:rFonts w:cs="Arial"/>
              <w:b/>
              <w:sz w:val="22"/>
              <w:szCs w:val="22"/>
            </w:rPr>
          </w:pPr>
          <w:r>
            <w:rPr>
              <w:rFonts w:cs="Arial"/>
              <w:b/>
              <w:noProof/>
              <w:sz w:val="22"/>
              <w:szCs w:val="22"/>
            </w:rPr>
            <w:drawing>
              <wp:inline distT="0" distB="0" distL="0" distR="0" wp14:anchorId="71F44357" wp14:editId="42C86381">
                <wp:extent cx="2768600" cy="105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68600" cy="1054100"/>
                        </a:xfrm>
                        <a:prstGeom prst="rect">
                          <a:avLst/>
                        </a:prstGeom>
                        <a:noFill/>
                        <a:ln>
                          <a:noFill/>
                        </a:ln>
                      </pic:spPr>
                    </pic:pic>
                  </a:graphicData>
                </a:graphic>
              </wp:inline>
            </w:drawing>
          </w:r>
        </w:p>
        <w:p w:rsidR="00773457" w:rsidP="0026283E" w:rsidRDefault="00773457" w14:paraId="04F339EC" w14:textId="77777777">
          <w:pPr>
            <w:pStyle w:val="Footer"/>
            <w:spacing w:line="240" w:lineRule="atLeast"/>
            <w:jc w:val="left"/>
            <w:rPr>
              <w:rFonts w:cs="Arial"/>
              <w:b/>
              <w:sz w:val="22"/>
              <w:szCs w:val="22"/>
            </w:rPr>
          </w:pPr>
        </w:p>
        <w:p w:rsidR="00773457" w:rsidP="0026283E" w:rsidRDefault="00773457" w14:paraId="0201CB16" w14:textId="77777777">
          <w:pPr>
            <w:pStyle w:val="Footer"/>
            <w:spacing w:line="240" w:lineRule="atLeast"/>
            <w:jc w:val="left"/>
            <w:rPr>
              <w:rFonts w:cs="Arial"/>
              <w:b/>
              <w:sz w:val="22"/>
              <w:szCs w:val="22"/>
            </w:rPr>
          </w:pPr>
        </w:p>
        <w:p w:rsidRPr="00FF543D" w:rsidR="00773457" w:rsidP="0026283E" w:rsidRDefault="00773457" w14:paraId="19D8AEE3" w14:textId="77777777">
          <w:pPr>
            <w:pStyle w:val="Footer"/>
            <w:spacing w:line="240" w:lineRule="atLeast"/>
            <w:jc w:val="left"/>
            <w:rPr>
              <w:sz w:val="22"/>
              <w:szCs w:val="22"/>
            </w:rPr>
          </w:pPr>
          <w:r w:rsidRPr="00FF543D">
            <w:rPr>
              <w:rFonts w:cs="Arial"/>
              <w:b/>
              <w:sz w:val="22"/>
              <w:szCs w:val="22"/>
            </w:rPr>
            <w:t>COPYRIGHT PROTECTED DOCUMENT</w:t>
          </w:r>
        </w:p>
      </w:tc>
    </w:tr>
    <w:tr w:rsidR="00773457" w:rsidTr="00386450" w14:paraId="05E51BAF" w14:textId="77777777">
      <w:trPr>
        <w:cantSplit/>
        <w:jc w:val="center"/>
      </w:trPr>
      <w:tc>
        <w:tcPr>
          <w:tcW w:w="3402" w:type="dxa"/>
          <w:gridSpan w:val="2"/>
        </w:tcPr>
        <w:p w:rsidR="00773457" w:rsidRDefault="00773457" w14:paraId="7FF2BED6" w14:textId="77777777">
          <w:pPr>
            <w:pStyle w:val="Footer"/>
            <w:spacing w:before="540"/>
          </w:pPr>
        </w:p>
      </w:tc>
      <w:tc>
        <w:tcPr>
          <w:tcW w:w="2948" w:type="dxa"/>
        </w:tcPr>
        <w:p w:rsidR="00773457" w:rsidRDefault="00773457" w14:paraId="1E900211" w14:textId="77777777">
          <w:pPr>
            <w:pStyle w:val="Footer"/>
            <w:spacing w:before="540"/>
            <w:jc w:val="center"/>
            <w:rPr>
              <w:b/>
              <w:sz w:val="16"/>
            </w:rPr>
          </w:pPr>
        </w:p>
      </w:tc>
      <w:tc>
        <w:tcPr>
          <w:tcW w:w="3402" w:type="dxa"/>
        </w:tcPr>
        <w:p w:rsidR="00773457" w:rsidP="00FE11C2" w:rsidRDefault="00773457" w14:paraId="15AC166D" w14:textId="77777777">
          <w:pPr>
            <w:pStyle w:val="Footer"/>
            <w:spacing w:before="540"/>
            <w:jc w:val="right"/>
            <w:rPr>
              <w:sz w:val="16"/>
            </w:rPr>
          </w:pPr>
          <w:r>
            <w:rPr>
              <w:sz w:val="16"/>
            </w:rPr>
            <w:t>© Ecma International 20</w:t>
          </w:r>
          <w:r w:rsidR="00FE11C2">
            <w:rPr>
              <w:sz w:val="16"/>
            </w:rPr>
            <w:t>2</w:t>
          </w:r>
          <w:r w:rsidR="003977E3">
            <w:rPr>
              <w:sz w:val="16"/>
            </w:rPr>
            <w:t>5</w:t>
          </w:r>
        </w:p>
      </w:tc>
    </w:tr>
  </w:tbl>
  <w:p w:rsidR="00773457" w:rsidRDefault="00773457" w14:paraId="4163B203" w14:textId="77777777">
    <w:pPr>
      <w:pStyle w:val="Footer"/>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Borders>
        <w:top w:val="triple" w:color="auto" w:sz="6" w:space="0"/>
      </w:tblBorders>
      <w:tblLayout w:type="fixed"/>
      <w:tblCellMar>
        <w:left w:w="0" w:type="dxa"/>
        <w:right w:w="0" w:type="dxa"/>
      </w:tblCellMar>
      <w:tblLook w:val="0000" w:firstRow="0" w:lastRow="0" w:firstColumn="0" w:lastColumn="0" w:noHBand="0" w:noVBand="0"/>
    </w:tblPr>
    <w:tblGrid>
      <w:gridCol w:w="9781"/>
    </w:tblGrid>
    <w:tr w:rsidR="00404C8C" w14:paraId="3BCF05C8" w14:textId="77777777">
      <w:trPr>
        <w:trHeight w:val="1600" w:hRule="exact"/>
        <w:jc w:val="center"/>
      </w:trPr>
      <w:tc>
        <w:tcPr>
          <w:tcW w:w="9781" w:type="dxa"/>
          <w:vAlign w:val="bottom"/>
        </w:tcPr>
        <w:p w:rsidR="00404C8C" w:rsidP="00FE11C2" w:rsidRDefault="00404C8C" w14:paraId="31D10C3B" w14:textId="77777777">
          <w:pPr>
            <w:pStyle w:val="Footer"/>
            <w:spacing w:before="500" w:line="210" w:lineRule="exact"/>
            <w:jc w:val="left"/>
            <w:rPr>
              <w:sz w:val="16"/>
            </w:rPr>
          </w:pPr>
          <w:r>
            <w:rPr>
              <w:sz w:val="16"/>
            </w:rPr>
            <w:t>© Ecma International 20</w:t>
          </w:r>
          <w:r w:rsidR="00FE11C2">
            <w:rPr>
              <w:sz w:val="16"/>
            </w:rPr>
            <w:t>2</w:t>
          </w:r>
          <w:r w:rsidR="003977E3">
            <w:rPr>
              <w:sz w:val="16"/>
            </w:rPr>
            <w:t>5</w:t>
          </w:r>
        </w:p>
      </w:tc>
    </w:tr>
  </w:tbl>
  <w:p w:rsidR="00404C8C" w:rsidRDefault="00404C8C" w14:paraId="101D950A" w14:textId="7777777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62343" w14:paraId="571724A2" w14:textId="77777777">
      <w:trPr>
        <w:cantSplit/>
        <w:jc w:val="center"/>
      </w:trPr>
      <w:tc>
        <w:tcPr>
          <w:tcW w:w="3402" w:type="dxa"/>
        </w:tcPr>
        <w:p w:rsidR="00362343" w:rsidP="00976E7F" w:rsidRDefault="00362343" w14:paraId="3279D9B1" w14:textId="77777777">
          <w:pPr>
            <w:pStyle w:val="Footer"/>
            <w:spacing w:before="540"/>
            <w:rPr>
              <w:b/>
              <w:sz w:val="16"/>
            </w:rPr>
          </w:pPr>
          <w:r>
            <w:rPr>
              <w:sz w:val="16"/>
            </w:rPr>
            <w:t>© Ecma International 2009 – All rights reserved</w:t>
          </w:r>
        </w:p>
      </w:tc>
      <w:tc>
        <w:tcPr>
          <w:tcW w:w="2948" w:type="dxa"/>
        </w:tcPr>
        <w:p w:rsidR="00362343" w:rsidP="00876F1B" w:rsidRDefault="00362343" w14:paraId="07A12DF3" w14:textId="77777777">
          <w:pPr>
            <w:pStyle w:val="Footer"/>
            <w:spacing w:before="540"/>
            <w:jc w:val="center"/>
            <w:rPr>
              <w:b/>
              <w:sz w:val="22"/>
            </w:rPr>
          </w:pPr>
        </w:p>
      </w:tc>
      <w:tc>
        <w:tcPr>
          <w:tcW w:w="3402" w:type="dxa"/>
        </w:tcPr>
        <w:p w:rsidR="00362343" w:rsidP="00876F1B" w:rsidRDefault="00362343" w14:paraId="4D6C842A" w14:textId="77777777">
          <w:pPr>
            <w:pStyle w:val="Footer"/>
            <w:spacing w:before="540"/>
            <w:jc w:val="right"/>
            <w:rPr>
              <w:b/>
              <w:sz w:val="22"/>
            </w:rPr>
          </w:pPr>
        </w:p>
      </w:tc>
    </w:tr>
  </w:tbl>
  <w:p w:rsidRPr="003E745B" w:rsidR="00362343" w:rsidP="003E745B" w:rsidRDefault="00362343" w14:paraId="2DE551D7" w14:textId="7777777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773457" w14:paraId="5D199393" w14:textId="77777777">
      <w:trPr>
        <w:cantSplit/>
        <w:trHeight w:val="760" w:hRule="exact"/>
      </w:trPr>
      <w:tc>
        <w:tcPr>
          <w:tcW w:w="2211" w:type="dxa"/>
        </w:tcPr>
        <w:p w:rsidR="00773457" w:rsidRDefault="00773457" w14:paraId="24D05EBC" w14:textId="77777777">
          <w:pPr>
            <w:pStyle w:val="Footer"/>
            <w:spacing w:line="230" w:lineRule="exact"/>
          </w:pPr>
        </w:p>
      </w:tc>
      <w:tc>
        <w:tcPr>
          <w:tcW w:w="2211" w:type="dxa"/>
        </w:tcPr>
        <w:p w:rsidR="00773457" w:rsidRDefault="00773457" w14:paraId="68CF14AE" w14:textId="77777777">
          <w:pPr>
            <w:pStyle w:val="Footer"/>
            <w:spacing w:line="230" w:lineRule="exact"/>
            <w:jc w:val="center"/>
            <w:rPr>
              <w:smallCaps/>
            </w:rPr>
          </w:pPr>
        </w:p>
      </w:tc>
      <w:tc>
        <w:tcPr>
          <w:tcW w:w="2211" w:type="dxa"/>
        </w:tcPr>
        <w:p w:rsidR="00773457" w:rsidRDefault="00773457" w14:paraId="6B5954DD" w14:textId="77777777">
          <w:pPr>
            <w:pStyle w:val="Footer"/>
            <w:spacing w:before="540" w:line="230" w:lineRule="exact"/>
            <w:jc w:val="right"/>
            <w:rPr>
              <w:smallCaps/>
            </w:rPr>
          </w:pPr>
          <w:r>
            <w:fldChar w:fldCharType="begin"/>
          </w:r>
          <w:r>
            <w:instrText>PAGE \* ROMAN</w:instrText>
          </w:r>
          <w:r>
            <w:fldChar w:fldCharType="separate"/>
          </w:r>
          <w:r>
            <w:rPr>
              <w:noProof/>
            </w:rPr>
            <w:t>II</w:t>
          </w:r>
          <w:r>
            <w:fldChar w:fldCharType="end"/>
          </w:r>
        </w:p>
      </w:tc>
    </w:tr>
  </w:tbl>
  <w:p w:rsidR="00773457" w:rsidRDefault="00773457" w14:paraId="393F60D2" w14:textId="77777777">
    <w:pPr>
      <w:pStyle w:val="Footer"/>
      <w:spacing w:line="230"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773457" w14:paraId="4C81CB58" w14:textId="77777777">
      <w:trPr>
        <w:cantSplit/>
      </w:trPr>
      <w:tc>
        <w:tcPr>
          <w:tcW w:w="2914" w:type="dxa"/>
          <w:vMerge w:val="restart"/>
        </w:tcPr>
        <w:p w:rsidR="00773457" w:rsidRDefault="00773457" w14:paraId="47E32C58" w14:textId="77777777">
          <w:pPr>
            <w:pStyle w:val="Footer"/>
            <w:spacing w:before="80" w:line="150" w:lineRule="exact"/>
            <w:rPr>
              <w:caps/>
              <w:sz w:val="12"/>
            </w:rPr>
          </w:pPr>
        </w:p>
      </w:tc>
      <w:tc>
        <w:tcPr>
          <w:tcW w:w="454" w:type="dxa"/>
          <w:vMerge w:val="restart"/>
        </w:tcPr>
        <w:p w:rsidR="00773457" w:rsidRDefault="00773457" w14:paraId="712917B7" w14:textId="77777777">
          <w:pPr>
            <w:pStyle w:val="Footer"/>
            <w:spacing w:line="240" w:lineRule="auto"/>
            <w:rPr>
              <w:sz w:val="18"/>
            </w:rPr>
          </w:pPr>
        </w:p>
      </w:tc>
      <w:tc>
        <w:tcPr>
          <w:tcW w:w="6384" w:type="dxa"/>
          <w:gridSpan w:val="2"/>
        </w:tcPr>
        <w:p w:rsidR="00773457" w:rsidRDefault="00773457" w14:paraId="507FA8F6" w14:textId="77777777">
          <w:pPr>
            <w:pStyle w:val="Footer"/>
            <w:spacing w:before="60" w:line="710" w:lineRule="exact"/>
            <w:jc w:val="left"/>
            <w:rPr>
              <w:spacing w:val="38"/>
            </w:rPr>
          </w:pPr>
        </w:p>
      </w:tc>
    </w:tr>
    <w:tr w:rsidR="00773457" w14:paraId="751805BE" w14:textId="77777777">
      <w:trPr>
        <w:cantSplit/>
      </w:trPr>
      <w:tc>
        <w:tcPr>
          <w:tcW w:w="2914" w:type="dxa"/>
          <w:vMerge/>
        </w:tcPr>
        <w:p w:rsidR="00773457" w:rsidRDefault="00773457" w14:paraId="2A62D0FA" w14:textId="77777777">
          <w:pPr>
            <w:pStyle w:val="Footer"/>
            <w:spacing w:line="240" w:lineRule="auto"/>
            <w:rPr>
              <w:caps/>
              <w:sz w:val="12"/>
            </w:rPr>
          </w:pPr>
        </w:p>
      </w:tc>
      <w:tc>
        <w:tcPr>
          <w:tcW w:w="454" w:type="dxa"/>
          <w:vMerge/>
        </w:tcPr>
        <w:p w:rsidR="00773457" w:rsidRDefault="00773457" w14:paraId="2BF7D0C7" w14:textId="77777777">
          <w:pPr>
            <w:pStyle w:val="Footer"/>
            <w:spacing w:line="240" w:lineRule="auto"/>
            <w:rPr>
              <w:sz w:val="18"/>
            </w:rPr>
          </w:pPr>
        </w:p>
      </w:tc>
      <w:tc>
        <w:tcPr>
          <w:tcW w:w="6384" w:type="dxa"/>
          <w:gridSpan w:val="2"/>
        </w:tcPr>
        <w:p w:rsidR="00773457" w:rsidRDefault="00773457" w14:paraId="5D11207B" w14:textId="77777777">
          <w:pPr>
            <w:pStyle w:val="Footer"/>
            <w:spacing w:line="240" w:lineRule="auto"/>
            <w:jc w:val="right"/>
            <w:rPr>
              <w:sz w:val="18"/>
            </w:rPr>
          </w:pPr>
        </w:p>
      </w:tc>
    </w:tr>
    <w:tr w:rsidR="00773457" w14:paraId="68890A68" w14:textId="77777777">
      <w:trPr>
        <w:cantSplit/>
        <w:trHeight w:val="1600" w:hRule="exact"/>
      </w:trPr>
      <w:tc>
        <w:tcPr>
          <w:tcW w:w="2914" w:type="dxa"/>
          <w:vMerge/>
        </w:tcPr>
        <w:p w:rsidR="00773457" w:rsidRDefault="00773457" w14:paraId="35A13BEA" w14:textId="77777777">
          <w:pPr>
            <w:pStyle w:val="Footer"/>
            <w:spacing w:line="150" w:lineRule="exact"/>
            <w:rPr>
              <w:caps/>
              <w:sz w:val="12"/>
            </w:rPr>
          </w:pPr>
        </w:p>
      </w:tc>
      <w:tc>
        <w:tcPr>
          <w:tcW w:w="454" w:type="dxa"/>
          <w:vMerge/>
        </w:tcPr>
        <w:p w:rsidR="00773457" w:rsidRDefault="00773457" w14:paraId="05845D73" w14:textId="77777777">
          <w:pPr>
            <w:pStyle w:val="Footer"/>
            <w:rPr>
              <w:sz w:val="18"/>
            </w:rPr>
          </w:pPr>
        </w:p>
      </w:tc>
      <w:tc>
        <w:tcPr>
          <w:tcW w:w="3402" w:type="dxa"/>
          <w:tcBorders>
            <w:top w:val="triple" w:color="auto" w:sz="6" w:space="0"/>
          </w:tcBorders>
          <w:vAlign w:val="bottom"/>
        </w:tcPr>
        <w:p w:rsidR="00773457" w:rsidRDefault="00773457" w14:paraId="4201A54C" w14:textId="77777777">
          <w:pPr>
            <w:pStyle w:val="Footer"/>
            <w:spacing w:line="240" w:lineRule="auto"/>
            <w:jc w:val="left"/>
            <w:rPr>
              <w:sz w:val="18"/>
            </w:rPr>
          </w:pPr>
        </w:p>
      </w:tc>
      <w:tc>
        <w:tcPr>
          <w:tcW w:w="2982" w:type="dxa"/>
          <w:tcBorders>
            <w:top w:val="triple" w:color="auto" w:sz="6" w:space="0"/>
          </w:tcBorders>
          <w:vAlign w:val="bottom"/>
        </w:tcPr>
        <w:p w:rsidR="00773457" w:rsidRDefault="00773457" w14:paraId="542F2801" w14:textId="77777777">
          <w:pPr>
            <w:pStyle w:val="Footer"/>
            <w:spacing w:line="210" w:lineRule="exact"/>
            <w:jc w:val="right"/>
            <w:rPr>
              <w:sz w:val="18"/>
            </w:rPr>
          </w:pPr>
          <w:r>
            <w:rPr>
              <w:sz w:val="18"/>
            </w:rPr>
            <w:t>Reference number</w:t>
          </w:r>
        </w:p>
        <w:p w:rsidR="00773457" w:rsidRDefault="00773457" w14:paraId="301E8E93" w14:textId="77777777">
          <w:pPr>
            <w:pStyle w:val="Footer"/>
            <w:spacing w:line="210" w:lineRule="exact"/>
            <w:jc w:val="right"/>
            <w:rPr>
              <w:position w:val="2"/>
              <w:sz w:val="18"/>
            </w:rPr>
          </w:pPr>
          <w:r>
            <w:rPr>
              <w:sz w:val="18"/>
            </w:rPr>
            <w:t>ECMA-123:2009</w:t>
          </w:r>
        </w:p>
        <w:p w:rsidR="00773457" w:rsidP="00386450" w:rsidRDefault="00773457" w14:paraId="1F505992" w14:textId="77777777">
          <w:pPr>
            <w:pStyle w:val="Footer"/>
            <w:spacing w:before="600" w:line="210" w:lineRule="exact"/>
            <w:jc w:val="right"/>
            <w:rPr>
              <w:sz w:val="18"/>
            </w:rPr>
          </w:pPr>
          <w:r>
            <w:rPr>
              <w:position w:val="2"/>
              <w:sz w:val="16"/>
            </w:rPr>
            <w:t>©</w:t>
          </w:r>
          <w:r>
            <w:rPr>
              <w:sz w:val="18"/>
            </w:rPr>
            <w:t> Ecma International 2009</w:t>
          </w:r>
        </w:p>
      </w:tc>
    </w:tr>
  </w:tbl>
  <w:p w:rsidR="00773457" w:rsidRDefault="00773457" w14:paraId="6C6125D9"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04C8C" w14:paraId="6DE0FFAC" w14:textId="77777777">
      <w:trPr>
        <w:cantSplit/>
        <w:jc w:val="center"/>
      </w:trPr>
      <w:tc>
        <w:tcPr>
          <w:tcW w:w="3402" w:type="dxa"/>
        </w:tcPr>
        <w:p w:rsidR="00404C8C" w:rsidP="00876F1B" w:rsidRDefault="00404C8C" w14:paraId="4B1C9A7A" w14:textId="77777777">
          <w:pPr>
            <w:pStyle w:val="Footer"/>
            <w:spacing w:before="540"/>
          </w:pPr>
          <w:r>
            <w:fldChar w:fldCharType="begin"/>
          </w:r>
          <w:r>
            <w:instrText xml:space="preserve">\PAGE \* ROMAN \* LOWER \* CHARFORMAT </w:instrText>
          </w:r>
          <w:r>
            <w:fldChar w:fldCharType="separate"/>
          </w:r>
          <w:r w:rsidR="00FE11C2">
            <w:rPr>
              <w:noProof/>
            </w:rPr>
            <w:t>iv</w:t>
          </w:r>
          <w:r>
            <w:fldChar w:fldCharType="end"/>
          </w:r>
        </w:p>
      </w:tc>
      <w:tc>
        <w:tcPr>
          <w:tcW w:w="2948" w:type="dxa"/>
        </w:tcPr>
        <w:p w:rsidR="00404C8C" w:rsidP="00876F1B" w:rsidRDefault="00404C8C" w14:paraId="235F11B0" w14:textId="77777777">
          <w:pPr>
            <w:pStyle w:val="Footer"/>
            <w:spacing w:before="540"/>
            <w:jc w:val="center"/>
            <w:rPr>
              <w:b/>
              <w:sz w:val="16"/>
            </w:rPr>
          </w:pPr>
        </w:p>
      </w:tc>
      <w:tc>
        <w:tcPr>
          <w:tcW w:w="3402" w:type="dxa"/>
        </w:tcPr>
        <w:p w:rsidR="00404C8C" w:rsidP="00FE11C2" w:rsidRDefault="00404C8C" w14:paraId="11365ED6" w14:textId="77777777">
          <w:pPr>
            <w:pStyle w:val="Footer"/>
            <w:spacing w:before="540"/>
            <w:jc w:val="right"/>
            <w:rPr>
              <w:sz w:val="16"/>
            </w:rPr>
          </w:pPr>
          <w:r>
            <w:rPr>
              <w:sz w:val="16"/>
            </w:rPr>
            <w:t>© Ecma International 20</w:t>
          </w:r>
          <w:r w:rsidR="00FE11C2">
            <w:rPr>
              <w:sz w:val="16"/>
            </w:rPr>
            <w:t>2</w:t>
          </w:r>
          <w:r w:rsidR="003977E3">
            <w:rPr>
              <w:sz w:val="16"/>
            </w:rPr>
            <w:t>5</w:t>
          </w:r>
        </w:p>
      </w:tc>
    </w:tr>
  </w:tbl>
  <w:p w:rsidRPr="003E745B" w:rsidR="00404C8C" w:rsidP="003E745B" w:rsidRDefault="00404C8C" w14:paraId="6BBD51B5" w14:textId="77777777">
    <w:pPr>
      <w:pStyle w:val="Footer"/>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04C8C" w14:paraId="450D9274" w14:textId="77777777">
      <w:trPr>
        <w:cantSplit/>
        <w:jc w:val="center"/>
      </w:trPr>
      <w:tc>
        <w:tcPr>
          <w:tcW w:w="3402" w:type="dxa"/>
        </w:tcPr>
        <w:p w:rsidR="00404C8C" w:rsidP="00FE11C2" w:rsidRDefault="00404C8C" w14:paraId="36E1FAFF" w14:textId="77777777">
          <w:pPr>
            <w:pStyle w:val="Footer"/>
            <w:spacing w:before="540"/>
            <w:rPr>
              <w:b/>
              <w:sz w:val="16"/>
            </w:rPr>
          </w:pPr>
          <w:r>
            <w:rPr>
              <w:sz w:val="16"/>
            </w:rPr>
            <w:t>© Ecma International 20</w:t>
          </w:r>
          <w:r w:rsidR="00FE11C2">
            <w:rPr>
              <w:sz w:val="16"/>
            </w:rPr>
            <w:t>2</w:t>
          </w:r>
          <w:r w:rsidR="003977E3">
            <w:rPr>
              <w:sz w:val="16"/>
            </w:rPr>
            <w:t>5</w:t>
          </w:r>
        </w:p>
      </w:tc>
      <w:tc>
        <w:tcPr>
          <w:tcW w:w="2948" w:type="dxa"/>
        </w:tcPr>
        <w:p w:rsidR="00404C8C" w:rsidP="00876F1B" w:rsidRDefault="00404C8C" w14:paraId="1666D4EB" w14:textId="77777777">
          <w:pPr>
            <w:pStyle w:val="Footer"/>
            <w:spacing w:before="540"/>
            <w:jc w:val="center"/>
            <w:rPr>
              <w:b/>
            </w:rPr>
          </w:pPr>
        </w:p>
      </w:tc>
      <w:tc>
        <w:tcPr>
          <w:tcW w:w="3402" w:type="dxa"/>
        </w:tcPr>
        <w:p w:rsidR="00404C8C" w:rsidP="00876F1B" w:rsidRDefault="00404C8C" w14:paraId="0202EB67" w14:textId="77777777">
          <w:pPr>
            <w:pStyle w:val="Footer"/>
            <w:spacing w:before="540"/>
            <w:jc w:val="right"/>
          </w:pPr>
        </w:p>
      </w:tc>
    </w:tr>
  </w:tbl>
  <w:p w:rsidRPr="003E745B" w:rsidR="00404C8C" w:rsidP="003E745B" w:rsidRDefault="00114EE2" w14:paraId="34B84349" w14:textId="77777777">
    <w:pPr>
      <w:pStyle w:val="Footer"/>
      <w:jc w:val="right"/>
    </w:pPr>
    <w:r>
      <w:fldChar w:fldCharType="begin"/>
    </w:r>
    <w:r>
      <w:instrText xml:space="preserve">\PAGE \* ROMAN \* LOWER \* CHARFORMAT </w:instrText>
    </w:r>
    <w:r>
      <w:fldChar w:fldCharType="separate"/>
    </w:r>
    <w:r w:rsidR="00FE11C2">
      <w:rPr>
        <w:noProof/>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04C8C" w14:paraId="6DCC0479" w14:textId="77777777">
      <w:trPr>
        <w:cantSplit/>
        <w:jc w:val="center"/>
      </w:trPr>
      <w:tc>
        <w:tcPr>
          <w:tcW w:w="4876" w:type="dxa"/>
        </w:tcPr>
        <w:p w:rsidR="00404C8C" w:rsidRDefault="00404C8C" w14:paraId="19B35295" w14:textId="77777777">
          <w:pPr>
            <w:pStyle w:val="Footer"/>
            <w:spacing w:before="540"/>
            <w:rPr>
              <w:lang w:val="fr-FR"/>
            </w:rPr>
          </w:pPr>
          <w:r>
            <w:fldChar w:fldCharType="begin"/>
          </w:r>
          <w:r>
            <w:rPr>
              <w:lang w:val="fr-FR"/>
            </w:rPr>
            <w:instrText xml:space="preserve">\PAGE \* ROMAN \* LOWER \* CHARFORMAT </w:instrText>
          </w:r>
          <w:r>
            <w:fldChar w:fldCharType="separate"/>
          </w:r>
          <w:r w:rsidR="005435AD">
            <w:rPr>
              <w:noProof/>
              <w:lang w:val="fr-FR"/>
            </w:rPr>
            <w:t>xx</w:t>
          </w:r>
          <w:r>
            <w:fldChar w:fldCharType="end"/>
          </w:r>
        </w:p>
      </w:tc>
      <w:tc>
        <w:tcPr>
          <w:tcW w:w="4876" w:type="dxa"/>
        </w:tcPr>
        <w:p w:rsidR="00404C8C" w:rsidRDefault="00404C8C" w14:paraId="0F73F007" w14:textId="77777777">
          <w:pPr>
            <w:pStyle w:val="Footer"/>
            <w:spacing w:before="540"/>
            <w:jc w:val="right"/>
            <w:rPr>
              <w:sz w:val="16"/>
            </w:rPr>
          </w:pPr>
        </w:p>
      </w:tc>
    </w:tr>
  </w:tbl>
  <w:p w:rsidR="00404C8C" w:rsidRDefault="00404C8C" w14:paraId="46D47E2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04C8C" w14:paraId="76372C3B" w14:textId="77777777">
      <w:trPr>
        <w:cantSplit/>
        <w:jc w:val="center"/>
      </w:trPr>
      <w:tc>
        <w:tcPr>
          <w:tcW w:w="3402" w:type="dxa"/>
        </w:tcPr>
        <w:p w:rsidR="00404C8C" w:rsidP="00876F1B" w:rsidRDefault="00404C8C" w14:paraId="6E5A13BA" w14:textId="77777777">
          <w:pPr>
            <w:pStyle w:val="Footer"/>
            <w:spacing w:before="540"/>
            <w:rPr>
              <w:b/>
              <w:sz w:val="22"/>
            </w:rPr>
          </w:pPr>
          <w:r>
            <w:rPr>
              <w:b/>
              <w:sz w:val="22"/>
            </w:rPr>
            <w:fldChar w:fldCharType="begin"/>
          </w:r>
          <w:r>
            <w:rPr>
              <w:b/>
              <w:sz w:val="22"/>
            </w:rPr>
            <w:instrText xml:space="preserve">PAGE \* ARABIC \* CHARFORMAT </w:instrText>
          </w:r>
          <w:r>
            <w:rPr>
              <w:b/>
              <w:sz w:val="22"/>
            </w:rPr>
            <w:fldChar w:fldCharType="separate"/>
          </w:r>
          <w:r w:rsidR="00FE11C2">
            <w:rPr>
              <w:b/>
              <w:noProof/>
              <w:sz w:val="22"/>
            </w:rPr>
            <w:t>4</w:t>
          </w:r>
          <w:r>
            <w:rPr>
              <w:b/>
              <w:sz w:val="22"/>
            </w:rPr>
            <w:fldChar w:fldCharType="end"/>
          </w:r>
        </w:p>
      </w:tc>
      <w:tc>
        <w:tcPr>
          <w:tcW w:w="2948" w:type="dxa"/>
        </w:tcPr>
        <w:p w:rsidR="00404C8C" w:rsidP="00876F1B" w:rsidRDefault="00404C8C" w14:paraId="10B3BE89" w14:textId="77777777">
          <w:pPr>
            <w:pStyle w:val="Footer"/>
            <w:spacing w:before="540"/>
            <w:jc w:val="center"/>
            <w:rPr>
              <w:b/>
              <w:sz w:val="16"/>
            </w:rPr>
          </w:pPr>
        </w:p>
      </w:tc>
      <w:tc>
        <w:tcPr>
          <w:tcW w:w="3402" w:type="dxa"/>
        </w:tcPr>
        <w:p w:rsidR="00404C8C" w:rsidP="00FE11C2" w:rsidRDefault="00404C8C" w14:paraId="5AA139E7" w14:textId="77777777">
          <w:pPr>
            <w:pStyle w:val="Footer"/>
            <w:spacing w:before="540"/>
            <w:jc w:val="right"/>
            <w:rPr>
              <w:sz w:val="16"/>
            </w:rPr>
          </w:pPr>
          <w:r>
            <w:rPr>
              <w:sz w:val="16"/>
            </w:rPr>
            <w:t>© Ecma International 20</w:t>
          </w:r>
          <w:r w:rsidR="00FE11C2">
            <w:rPr>
              <w:sz w:val="16"/>
            </w:rPr>
            <w:t>2</w:t>
          </w:r>
          <w:r w:rsidR="003977E3">
            <w:rPr>
              <w:sz w:val="16"/>
            </w:rPr>
            <w:t>5</w:t>
          </w:r>
        </w:p>
      </w:tc>
    </w:tr>
  </w:tbl>
  <w:p w:rsidRPr="003E745B" w:rsidR="00404C8C" w:rsidP="003E745B" w:rsidRDefault="00404C8C" w14:paraId="3DA8C10E" w14:textId="77777777">
    <w:pPr>
      <w:pStyle w:val="Footer"/>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04C8C" w14:paraId="0D6D9D7B" w14:textId="77777777">
      <w:trPr>
        <w:cantSplit/>
        <w:jc w:val="center"/>
      </w:trPr>
      <w:tc>
        <w:tcPr>
          <w:tcW w:w="3402" w:type="dxa"/>
        </w:tcPr>
        <w:p w:rsidR="00404C8C" w:rsidP="00FE11C2" w:rsidRDefault="00404C8C" w14:paraId="250B59D8" w14:textId="77777777">
          <w:pPr>
            <w:pStyle w:val="Footer"/>
            <w:spacing w:before="540"/>
            <w:rPr>
              <w:b/>
              <w:sz w:val="16"/>
            </w:rPr>
          </w:pPr>
          <w:r>
            <w:rPr>
              <w:sz w:val="16"/>
            </w:rPr>
            <w:t>© Ecma International 20</w:t>
          </w:r>
          <w:r w:rsidR="00FE11C2">
            <w:rPr>
              <w:sz w:val="16"/>
            </w:rPr>
            <w:t>2</w:t>
          </w:r>
          <w:r w:rsidR="003977E3">
            <w:rPr>
              <w:sz w:val="16"/>
            </w:rPr>
            <w:t>5</w:t>
          </w:r>
        </w:p>
      </w:tc>
      <w:tc>
        <w:tcPr>
          <w:tcW w:w="2948" w:type="dxa"/>
        </w:tcPr>
        <w:p w:rsidR="00404C8C" w:rsidP="00876F1B" w:rsidRDefault="00404C8C" w14:paraId="3F826D64" w14:textId="77777777">
          <w:pPr>
            <w:pStyle w:val="Footer"/>
            <w:spacing w:before="540"/>
            <w:jc w:val="center"/>
            <w:rPr>
              <w:b/>
              <w:sz w:val="22"/>
            </w:rPr>
          </w:pPr>
        </w:p>
      </w:tc>
      <w:tc>
        <w:tcPr>
          <w:tcW w:w="3402" w:type="dxa"/>
        </w:tcPr>
        <w:p w:rsidR="00404C8C" w:rsidP="00876F1B" w:rsidRDefault="00404C8C" w14:paraId="09AB5878" w14:textId="77777777">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FE11C2">
            <w:rPr>
              <w:b/>
              <w:noProof/>
              <w:sz w:val="22"/>
            </w:rPr>
            <w:t>3</w:t>
          </w:r>
          <w:r>
            <w:rPr>
              <w:b/>
              <w:sz w:val="22"/>
            </w:rPr>
            <w:fldChar w:fldCharType="end"/>
          </w:r>
        </w:p>
      </w:tc>
    </w:tr>
  </w:tbl>
  <w:p w:rsidRPr="003E745B" w:rsidR="00404C8C" w:rsidP="003E745B" w:rsidRDefault="00404C8C" w14:paraId="413F3FC4" w14:textId="77777777">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04C8C" w14:paraId="5653F467" w14:textId="77777777">
      <w:trPr>
        <w:cantSplit/>
        <w:jc w:val="center"/>
      </w:trPr>
      <w:tc>
        <w:tcPr>
          <w:tcW w:w="3402" w:type="dxa"/>
        </w:tcPr>
        <w:p w:rsidR="00404C8C" w:rsidP="00FE11C2" w:rsidRDefault="00404C8C" w14:paraId="3FAB64A5" w14:textId="77777777">
          <w:pPr>
            <w:pStyle w:val="Footer"/>
            <w:spacing w:before="540"/>
            <w:rPr>
              <w:b/>
              <w:sz w:val="16"/>
            </w:rPr>
          </w:pPr>
          <w:r>
            <w:rPr>
              <w:sz w:val="16"/>
            </w:rPr>
            <w:t>© Ecma International 20</w:t>
          </w:r>
          <w:r w:rsidR="00FE11C2">
            <w:rPr>
              <w:sz w:val="16"/>
            </w:rPr>
            <w:t>2</w:t>
          </w:r>
          <w:r w:rsidR="003977E3">
            <w:rPr>
              <w:sz w:val="16"/>
            </w:rPr>
            <w:t>5</w:t>
          </w:r>
        </w:p>
      </w:tc>
      <w:tc>
        <w:tcPr>
          <w:tcW w:w="2948" w:type="dxa"/>
        </w:tcPr>
        <w:p w:rsidR="00404C8C" w:rsidP="00876F1B" w:rsidRDefault="00404C8C" w14:paraId="2D40E562" w14:textId="77777777">
          <w:pPr>
            <w:pStyle w:val="Footer"/>
            <w:spacing w:before="540"/>
            <w:jc w:val="center"/>
            <w:rPr>
              <w:b/>
              <w:sz w:val="22"/>
            </w:rPr>
          </w:pPr>
        </w:p>
      </w:tc>
      <w:tc>
        <w:tcPr>
          <w:tcW w:w="3402" w:type="dxa"/>
        </w:tcPr>
        <w:p w:rsidR="00404C8C" w:rsidP="00876F1B" w:rsidRDefault="00404C8C" w14:paraId="2DACB978" w14:textId="77777777">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FE11C2">
            <w:rPr>
              <w:b/>
              <w:noProof/>
              <w:sz w:val="22"/>
            </w:rPr>
            <w:t>1</w:t>
          </w:r>
          <w:r>
            <w:rPr>
              <w:b/>
              <w:sz w:val="22"/>
            </w:rPr>
            <w:fldChar w:fldCharType="end"/>
          </w:r>
        </w:p>
      </w:tc>
    </w:tr>
  </w:tbl>
  <w:p w:rsidRPr="003E745B" w:rsidR="00404C8C" w:rsidP="003E745B" w:rsidRDefault="00404C8C" w14:paraId="6DD3FC04" w14:textId="7777777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A7106" w:rsidRDefault="001A7106" w14:paraId="53C674F1" w14:textId="77777777">
      <w:r>
        <w:separator/>
      </w:r>
    </w:p>
  </w:footnote>
  <w:footnote w:type="continuationSeparator" w:id="0">
    <w:p w:rsidR="001A7106" w:rsidRDefault="001A7106" w14:paraId="19D33CA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000" w:firstRow="0" w:lastRow="0" w:firstColumn="0" w:lastColumn="0" w:noHBand="0" w:noVBand="0"/>
    </w:tblPr>
    <w:tblGrid>
      <w:gridCol w:w="3318"/>
      <w:gridCol w:w="3318"/>
    </w:tblGrid>
    <w:tr w:rsidR="00773457" w14:paraId="4C5BD4C5" w14:textId="77777777">
      <w:trPr>
        <w:cantSplit/>
        <w:trHeight w:val="560" w:hRule="exact"/>
      </w:trPr>
      <w:tc>
        <w:tcPr>
          <w:tcW w:w="3318" w:type="dxa"/>
        </w:tcPr>
        <w:p w:rsidR="00773457" w:rsidRDefault="00773457" w14:paraId="5C32CC69" w14:textId="77777777">
          <w:pPr>
            <w:pStyle w:val="Header"/>
            <w:spacing w:after="300" w:line="240" w:lineRule="exact"/>
            <w:rPr>
              <w:b w:val="0"/>
            </w:rPr>
          </w:pPr>
        </w:p>
      </w:tc>
      <w:tc>
        <w:tcPr>
          <w:tcW w:w="3318" w:type="dxa"/>
        </w:tcPr>
        <w:p w:rsidR="00773457" w:rsidRDefault="00773457" w14:paraId="23D8B9C7" w14:textId="77777777">
          <w:pPr>
            <w:pStyle w:val="Header"/>
            <w:spacing w:after="300" w:line="240" w:lineRule="exact"/>
            <w:jc w:val="right"/>
            <w:rPr>
              <w:b w:val="0"/>
            </w:rPr>
          </w:pPr>
        </w:p>
      </w:tc>
    </w:tr>
  </w:tbl>
  <w:p w:rsidR="00773457" w:rsidRDefault="00773457" w14:paraId="79FE5C5C" w14:textId="77777777">
    <w:pPr>
      <w:pStyle w:val="Header"/>
      <w:spacing w:line="240"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404C8C" w:rsidR="00404C8C" w:rsidP="00404C8C" w:rsidRDefault="004372C5" w14:paraId="26F27432" w14:textId="77777777">
    <w:pPr>
      <w:pStyle w:val="Header"/>
    </w:pPr>
    <w:r>
      <w:rPr>
        <w:noProof/>
        <w:lang w:val="en-US" w:eastAsia="en-US"/>
      </w:rPr>
      <w:drawing>
        <wp:anchor distT="0" distB="0" distL="114300" distR="114300" simplePos="0" relativeHeight="251658752" behindDoc="1" locked="0" layoutInCell="1" allowOverlap="1" wp14:anchorId="1C9E324B" wp14:editId="7BFC2655">
          <wp:simplePos x="0" y="0"/>
          <wp:positionH relativeFrom="column">
            <wp:posOffset>14605</wp:posOffset>
          </wp:positionH>
          <wp:positionV relativeFrom="line">
            <wp:posOffset>-97790</wp:posOffset>
          </wp:positionV>
          <wp:extent cx="6588125" cy="6203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4608FA" w:rsidR="00404C8C" w:rsidP="004608FA" w:rsidRDefault="004372C5" w14:paraId="12ADD023" w14:textId="77777777">
    <w:pPr>
      <w:pStyle w:val="Header"/>
    </w:pPr>
    <w:r>
      <w:rPr>
        <w:noProof/>
        <w:lang w:val="en-US" w:eastAsia="en-US"/>
      </w:rPr>
      <w:drawing>
        <wp:anchor distT="0" distB="0" distL="114300" distR="114300" simplePos="0" relativeHeight="251659776" behindDoc="1" locked="0" layoutInCell="1" allowOverlap="1" wp14:anchorId="135788D6" wp14:editId="20293A42">
          <wp:simplePos x="0" y="0"/>
          <wp:positionH relativeFrom="column">
            <wp:posOffset>-217170</wp:posOffset>
          </wp:positionH>
          <wp:positionV relativeFrom="line">
            <wp:posOffset>-97790</wp:posOffset>
          </wp:positionV>
          <wp:extent cx="6588125" cy="62039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3E745B" w:rsidR="00404C8C" w:rsidRDefault="00404C8C" w14:paraId="64FE622E"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404C8C" w:rsidR="00114EE2" w:rsidP="00404C8C" w:rsidRDefault="004372C5" w14:paraId="63303AEC" w14:textId="77777777">
    <w:pPr>
      <w:pStyle w:val="Header"/>
    </w:pPr>
    <w:r>
      <w:rPr>
        <w:noProof/>
        <w:lang w:val="en-US" w:eastAsia="en-US"/>
      </w:rPr>
      <w:drawing>
        <wp:anchor distT="0" distB="0" distL="114300" distR="114300" simplePos="0" relativeHeight="251657728" behindDoc="1" locked="0" layoutInCell="1" allowOverlap="1" wp14:anchorId="68ACB883" wp14:editId="452F5ED1">
          <wp:simplePos x="0" y="0"/>
          <wp:positionH relativeFrom="column">
            <wp:posOffset>-204470</wp:posOffset>
          </wp:positionH>
          <wp:positionV relativeFrom="line">
            <wp:posOffset>-167005</wp:posOffset>
          </wp:positionV>
          <wp:extent cx="6588125" cy="6203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404C8C" w:rsidR="00404C8C" w:rsidP="00404C8C" w:rsidRDefault="004372C5" w14:paraId="682C7F4B" w14:textId="77777777">
    <w:pPr>
      <w:pStyle w:val="Header"/>
    </w:pPr>
    <w:r>
      <w:rPr>
        <w:noProof/>
        <w:lang w:val="en-US" w:eastAsia="en-US"/>
      </w:rPr>
      <w:drawing>
        <wp:anchor distT="0" distB="0" distL="114300" distR="114300" simplePos="0" relativeHeight="251656704" behindDoc="1" locked="0" layoutInCell="1" allowOverlap="1" wp14:anchorId="455560FA" wp14:editId="7776239E">
          <wp:simplePos x="0" y="0"/>
          <wp:positionH relativeFrom="column">
            <wp:posOffset>-217170</wp:posOffset>
          </wp:positionH>
          <wp:positionV relativeFrom="line">
            <wp:posOffset>-147955</wp:posOffset>
          </wp:positionV>
          <wp:extent cx="6588125" cy="6203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3E745B" w:rsidR="00404C8C" w:rsidP="003E745B" w:rsidRDefault="004372C5" w14:paraId="29857500" w14:textId="77777777">
    <w:pPr>
      <w:pStyle w:val="Header"/>
    </w:pPr>
    <w:r>
      <w:rPr>
        <w:noProof/>
        <w:lang w:val="en-US" w:eastAsia="en-US"/>
      </w:rPr>
      <w:drawing>
        <wp:anchor distT="0" distB="0" distL="114300" distR="114300" simplePos="0" relativeHeight="251655680" behindDoc="1" locked="0" layoutInCell="1" allowOverlap="1" wp14:anchorId="0A416B93" wp14:editId="0AC88D98">
          <wp:simplePos x="0" y="0"/>
          <wp:positionH relativeFrom="column">
            <wp:posOffset>-226695</wp:posOffset>
          </wp:positionH>
          <wp:positionV relativeFrom="line">
            <wp:posOffset>-167005</wp:posOffset>
          </wp:positionV>
          <wp:extent cx="6588125" cy="6203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D2C5496"/>
    <w:lvl w:ilvl="0">
      <w:start w:val="1"/>
      <w:numFmt w:val="decimal"/>
      <w:pStyle w:val="ListNumber5"/>
      <w:lvlText w:val="%1."/>
      <w:lvlJc w:val="left"/>
      <w:pPr>
        <w:tabs>
          <w:tab w:val="num" w:pos="6170"/>
        </w:tabs>
        <w:ind w:left="6170" w:hanging="360"/>
      </w:pPr>
    </w:lvl>
  </w:abstractNum>
  <w:abstractNum w:abstractNumId="1" w15:restartNumberingAfterBreak="0">
    <w:nsid w:val="FFFFFF7E"/>
    <w:multiLevelType w:val="singleLevel"/>
    <w:tmpl w:val="9E6061AE"/>
    <w:lvl w:ilvl="0">
      <w:start w:val="1"/>
      <w:numFmt w:val="decimal"/>
      <w:lvlText w:val="%1."/>
      <w:lvlJc w:val="left"/>
      <w:pPr>
        <w:tabs>
          <w:tab w:val="num" w:pos="926"/>
        </w:tabs>
        <w:ind w:left="926" w:hanging="360"/>
      </w:pPr>
    </w:lvl>
  </w:abstractNum>
  <w:abstractNum w:abstractNumId="2" w15:restartNumberingAfterBreak="0">
    <w:nsid w:val="FFFFFF80"/>
    <w:multiLevelType w:val="singleLevel"/>
    <w:tmpl w:val="C61A574A"/>
    <w:lvl w:ilvl="0">
      <w:start w:val="1"/>
      <w:numFmt w:val="bullet"/>
      <w:pStyle w:val="ListBullet5"/>
      <w:lvlText w:val=""/>
      <w:lvlJc w:val="left"/>
      <w:pPr>
        <w:tabs>
          <w:tab w:val="num" w:pos="1492"/>
        </w:tabs>
        <w:ind w:left="1492" w:hanging="360"/>
      </w:pPr>
      <w:rPr>
        <w:rFonts w:hint="default" w:ascii="Symbol" w:hAnsi="Symbol"/>
      </w:rPr>
    </w:lvl>
  </w:abstractNum>
  <w:abstractNum w:abstractNumId="3" w15:restartNumberingAfterBreak="0">
    <w:nsid w:val="FFFFFF81"/>
    <w:multiLevelType w:val="singleLevel"/>
    <w:tmpl w:val="193C76E6"/>
    <w:lvl w:ilvl="0">
      <w:start w:val="1"/>
      <w:numFmt w:val="bullet"/>
      <w:pStyle w:val="ListBullet4"/>
      <w:lvlText w:val=""/>
      <w:lvlJc w:val="left"/>
      <w:pPr>
        <w:tabs>
          <w:tab w:val="num" w:pos="1209"/>
        </w:tabs>
        <w:ind w:left="1209" w:hanging="360"/>
      </w:pPr>
      <w:rPr>
        <w:rFonts w:hint="default" w:ascii="Symbol" w:hAnsi="Symbol"/>
      </w:rPr>
    </w:lvl>
  </w:abstractNum>
  <w:abstractNum w:abstractNumId="4" w15:restartNumberingAfterBreak="0">
    <w:nsid w:val="FFFFFF82"/>
    <w:multiLevelType w:val="singleLevel"/>
    <w:tmpl w:val="61BE3B8C"/>
    <w:lvl w:ilvl="0">
      <w:start w:val="1"/>
      <w:numFmt w:val="bullet"/>
      <w:pStyle w:val="ListBullet3"/>
      <w:lvlText w:val=""/>
      <w:lvlJc w:val="left"/>
      <w:pPr>
        <w:tabs>
          <w:tab w:val="num" w:pos="926"/>
        </w:tabs>
        <w:ind w:left="926" w:hanging="360"/>
      </w:pPr>
      <w:rPr>
        <w:rFonts w:hint="default" w:ascii="Symbol" w:hAnsi="Symbol"/>
      </w:rPr>
    </w:lvl>
  </w:abstractNum>
  <w:abstractNum w:abstractNumId="5" w15:restartNumberingAfterBreak="0">
    <w:nsid w:val="FFFFFF83"/>
    <w:multiLevelType w:val="singleLevel"/>
    <w:tmpl w:val="5BEAAE5C"/>
    <w:lvl w:ilvl="0">
      <w:start w:val="1"/>
      <w:numFmt w:val="bullet"/>
      <w:pStyle w:val="ListBullet2"/>
      <w:lvlText w:val=""/>
      <w:lvlJc w:val="left"/>
      <w:pPr>
        <w:tabs>
          <w:tab w:val="num" w:pos="643"/>
        </w:tabs>
        <w:ind w:left="643" w:hanging="360"/>
      </w:pPr>
      <w:rPr>
        <w:rFonts w:hint="default" w:ascii="Symbol" w:hAnsi="Symbol"/>
      </w:rPr>
    </w:lvl>
  </w:abstractNum>
  <w:abstractNum w:abstractNumId="6" w15:restartNumberingAfterBreak="0">
    <w:nsid w:val="FFFFFF89"/>
    <w:multiLevelType w:val="singleLevel"/>
    <w:tmpl w:val="E0641914"/>
    <w:lvl w:ilvl="0">
      <w:start w:val="1"/>
      <w:numFmt w:val="bullet"/>
      <w:pStyle w:val="ListBullet"/>
      <w:lvlText w:val=""/>
      <w:lvlJc w:val="left"/>
      <w:pPr>
        <w:tabs>
          <w:tab w:val="num" w:pos="360"/>
        </w:tabs>
        <w:ind w:left="360" w:hanging="360"/>
      </w:pPr>
      <w:rPr>
        <w:rFonts w:hint="default" w:ascii="Symbol" w:hAnsi="Symbol"/>
      </w:rPr>
    </w:lvl>
  </w:abstractNum>
  <w:abstractNum w:abstractNumId="7" w15:restartNumberingAfterBreak="0">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8" w15:restartNumberingAfterBreak="0">
    <w:nsid w:val="08A55008"/>
    <w:multiLevelType w:val="multilevel"/>
    <w:tmpl w:val="791EE6E4"/>
    <w:lvl w:ilvl="0">
      <w:start w:val="1"/>
      <w:numFmt w:val="upperLetter"/>
      <w:pStyle w:val="ANNEX"/>
      <w:suff w:val="nothing"/>
      <w:lvlText w:val="Annex %1"/>
      <w:lvlJc w:val="left"/>
      <w:pPr>
        <w:ind w:left="5387" w:firstLine="0"/>
      </w:pPr>
      <w:rPr>
        <w:rFonts w:hint="default" w:ascii="Arial" w:hAnsi="Arial"/>
        <w:b/>
        <w:i w:val="0"/>
        <w:sz w:val="28"/>
      </w:rPr>
    </w:lvl>
    <w:lvl w:ilvl="1">
      <w:start w:val="1"/>
      <w:numFmt w:val="decimal"/>
      <w:pStyle w:val="a2"/>
      <w:lvlText w:val="%1.%2"/>
      <w:lvlJc w:val="left"/>
      <w:pPr>
        <w:tabs>
          <w:tab w:val="num" w:pos="5747"/>
        </w:tabs>
        <w:ind w:left="5387" w:firstLine="0"/>
      </w:pPr>
      <w:rPr>
        <w:b/>
        <w:i w:val="0"/>
      </w:rPr>
    </w:lvl>
    <w:lvl w:ilvl="2">
      <w:start w:val="1"/>
      <w:numFmt w:val="decimal"/>
      <w:pStyle w:val="a3"/>
      <w:lvlText w:val="%1.%2.%3"/>
      <w:lvlJc w:val="left"/>
      <w:pPr>
        <w:tabs>
          <w:tab w:val="num" w:pos="6107"/>
        </w:tabs>
        <w:ind w:left="5387" w:firstLine="0"/>
      </w:pPr>
      <w:rPr>
        <w:b/>
        <w:i w:val="0"/>
      </w:rPr>
    </w:lvl>
    <w:lvl w:ilvl="3">
      <w:start w:val="1"/>
      <w:numFmt w:val="decimal"/>
      <w:pStyle w:val="a4"/>
      <w:lvlText w:val="%1.%2.%3.%4"/>
      <w:lvlJc w:val="left"/>
      <w:pPr>
        <w:tabs>
          <w:tab w:val="num" w:pos="6467"/>
        </w:tabs>
        <w:ind w:left="5387" w:firstLine="0"/>
      </w:pPr>
      <w:rPr>
        <w:b/>
        <w:i w:val="0"/>
      </w:rPr>
    </w:lvl>
    <w:lvl w:ilvl="4">
      <w:start w:val="1"/>
      <w:numFmt w:val="decimal"/>
      <w:pStyle w:val="a5"/>
      <w:lvlText w:val="%1.%2.%3.%4.%5"/>
      <w:lvlJc w:val="left"/>
      <w:pPr>
        <w:tabs>
          <w:tab w:val="num" w:pos="6467"/>
        </w:tabs>
        <w:ind w:left="5387" w:firstLine="0"/>
      </w:pPr>
      <w:rPr>
        <w:b/>
        <w:i w:val="0"/>
      </w:rPr>
    </w:lvl>
    <w:lvl w:ilvl="5">
      <w:start w:val="1"/>
      <w:numFmt w:val="decimal"/>
      <w:pStyle w:val="a6"/>
      <w:lvlText w:val="%1.%2.%3.%4.%5.%6"/>
      <w:lvlJc w:val="left"/>
      <w:pPr>
        <w:tabs>
          <w:tab w:val="num" w:pos="6827"/>
        </w:tabs>
        <w:ind w:left="5387" w:firstLine="0"/>
      </w:pPr>
      <w:rPr>
        <w:b/>
        <w:i w:val="0"/>
      </w:rPr>
    </w:lvl>
    <w:lvl w:ilvl="6">
      <w:start w:val="1"/>
      <w:numFmt w:val="lowerRoman"/>
      <w:lvlText w:val="(%7)"/>
      <w:lvlJc w:val="left"/>
      <w:pPr>
        <w:tabs>
          <w:tab w:val="num" w:pos="10427"/>
        </w:tabs>
        <w:ind w:left="9707" w:firstLine="0"/>
      </w:pPr>
    </w:lvl>
    <w:lvl w:ilvl="7">
      <w:start w:val="1"/>
      <w:numFmt w:val="lowerLetter"/>
      <w:lvlText w:val="(%8)"/>
      <w:lvlJc w:val="left"/>
      <w:pPr>
        <w:tabs>
          <w:tab w:val="num" w:pos="10787"/>
        </w:tabs>
        <w:ind w:left="10427" w:firstLine="0"/>
      </w:pPr>
    </w:lvl>
    <w:lvl w:ilvl="8">
      <w:start w:val="1"/>
      <w:numFmt w:val="lowerRoman"/>
      <w:lvlText w:val="(%9)"/>
      <w:lvlJc w:val="left"/>
      <w:pPr>
        <w:tabs>
          <w:tab w:val="num" w:pos="11507"/>
        </w:tabs>
        <w:ind w:left="11147" w:firstLine="0"/>
      </w:pPr>
    </w:lvl>
  </w:abstractNum>
  <w:abstractNum w:abstractNumId="9" w15:restartNumberingAfterBreak="0">
    <w:nsid w:val="11A058A4"/>
    <w:multiLevelType w:val="hybridMultilevel"/>
    <w:tmpl w:val="D6D091B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2E05813"/>
    <w:multiLevelType w:val="hybridMultilevel"/>
    <w:tmpl w:val="207208DA"/>
    <w:lvl w:ilvl="0" w:tplc="016CE2CC">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2F449CB"/>
    <w:multiLevelType w:val="hybridMultilevel"/>
    <w:tmpl w:val="72BC26F6"/>
    <w:lvl w:ilvl="0" w:tplc="AADAE5E0">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33AC7EB8"/>
    <w:multiLevelType w:val="multilevel"/>
    <w:tmpl w:val="5CCA36E6"/>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337"/>
        </w:tabs>
        <w:ind w:left="2977" w:firstLine="0"/>
      </w:pPr>
      <w:rPr>
        <w:b/>
        <w:i w:val="0"/>
      </w:rPr>
    </w:lvl>
    <w:lvl w:ilvl="2">
      <w:start w:val="1"/>
      <w:numFmt w:val="decimal"/>
      <w:pStyle w:val="Heading3"/>
      <w:lvlText w:val="%1.%2.%3"/>
      <w:lvlJc w:val="left"/>
      <w:pPr>
        <w:tabs>
          <w:tab w:val="num" w:pos="720"/>
        </w:tabs>
        <w:ind w:left="0" w:firstLine="0"/>
      </w:pPr>
      <w:rPr>
        <w:b/>
        <w:i w: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3" w15:restartNumberingAfterBreak="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87D4433"/>
    <w:multiLevelType w:val="multilevel"/>
    <w:tmpl w:val="ED6271EA"/>
    <w:name w:val="heading"/>
    <w:lvl w:ilvl="0">
      <w:start w:val="1"/>
      <w:numFmt w:val="bullet"/>
      <w:pStyle w:val="ListContinue"/>
      <w:lvlText w:val=""/>
      <w:lvlJc w:val="left"/>
      <w:pPr>
        <w:ind w:left="400" w:hanging="400"/>
      </w:pPr>
      <w:rPr>
        <w:rFonts w:hint="default" w:ascii="Symbol" w:hAnsi="Symbol"/>
      </w:rPr>
    </w:lvl>
    <w:lvl w:ilvl="1">
      <w:start w:val="1"/>
      <w:numFmt w:val="bullet"/>
      <w:pStyle w:val="ListContinue2"/>
      <w:lvlText w:val=""/>
      <w:lvlJc w:val="left"/>
      <w:pPr>
        <w:ind w:left="800" w:hanging="400"/>
      </w:pPr>
      <w:rPr>
        <w:rFonts w:hint="default" w:ascii="Symbol" w:hAnsi="Symbol"/>
      </w:rPr>
    </w:lvl>
    <w:lvl w:ilvl="2">
      <w:start w:val="1"/>
      <w:numFmt w:val="bullet"/>
      <w:pStyle w:val="ListContinue3"/>
      <w:lvlText w:val=""/>
      <w:lvlJc w:val="left"/>
      <w:pPr>
        <w:ind w:left="1200" w:hanging="400"/>
      </w:pPr>
      <w:rPr>
        <w:rFonts w:hint="default" w:ascii="Symbol" w:hAnsi="Symbol"/>
      </w:rPr>
    </w:lvl>
    <w:lvl w:ilvl="3">
      <w:start w:val="1"/>
      <w:numFmt w:val="bullet"/>
      <w:pStyle w:val="ListContinue4"/>
      <w:lvlText w:val=""/>
      <w:lvlJc w:val="left"/>
      <w:pPr>
        <w:ind w:left="1600" w:hanging="400"/>
      </w:pPr>
      <w:rPr>
        <w:rFonts w:hint="default" w:ascii="Symbol" w:hAnsi="Symbol"/>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5" w15:restartNumberingAfterBreak="0">
    <w:nsid w:val="42753325"/>
    <w:multiLevelType w:val="hybridMultilevel"/>
    <w:tmpl w:val="83083A60"/>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7" w15:restartNumberingAfterBreak="0">
    <w:nsid w:val="72880A28"/>
    <w:multiLevelType w:val="multilevel"/>
    <w:tmpl w:val="9F5AB1AE"/>
    <w:name w:val="numbered list"/>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8" w15:restartNumberingAfterBreak="0">
    <w:nsid w:val="74745E9C"/>
    <w:multiLevelType w:val="hybridMultilevel"/>
    <w:tmpl w:val="B68A4F66"/>
    <w:lvl w:ilvl="0" w:tplc="016CE2CC">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650717148">
    <w:abstractNumId w:val="12"/>
  </w:num>
  <w:num w:numId="2" w16cid:durableId="2136752201">
    <w:abstractNumId w:val="12"/>
  </w:num>
  <w:num w:numId="3" w16cid:durableId="901062714">
    <w:abstractNumId w:val="12"/>
  </w:num>
  <w:num w:numId="4" w16cid:durableId="47847694">
    <w:abstractNumId w:val="12"/>
  </w:num>
  <w:num w:numId="5" w16cid:durableId="46102278">
    <w:abstractNumId w:val="12"/>
  </w:num>
  <w:num w:numId="6" w16cid:durableId="632295934">
    <w:abstractNumId w:val="12"/>
  </w:num>
  <w:num w:numId="7" w16cid:durableId="1781417063">
    <w:abstractNumId w:val="16"/>
  </w:num>
  <w:num w:numId="8" w16cid:durableId="1052122084">
    <w:abstractNumId w:val="7"/>
  </w:num>
  <w:num w:numId="9" w16cid:durableId="813110272">
    <w:abstractNumId w:val="12"/>
  </w:num>
  <w:num w:numId="10" w16cid:durableId="1994874181">
    <w:abstractNumId w:val="12"/>
  </w:num>
  <w:num w:numId="11" w16cid:durableId="138112820">
    <w:abstractNumId w:val="12"/>
  </w:num>
  <w:num w:numId="12" w16cid:durableId="287317341">
    <w:abstractNumId w:val="6"/>
  </w:num>
  <w:num w:numId="13" w16cid:durableId="1453284126">
    <w:abstractNumId w:val="5"/>
  </w:num>
  <w:num w:numId="14" w16cid:durableId="1663463900">
    <w:abstractNumId w:val="4"/>
  </w:num>
  <w:num w:numId="15" w16cid:durableId="658966768">
    <w:abstractNumId w:val="3"/>
  </w:num>
  <w:num w:numId="16" w16cid:durableId="616329098">
    <w:abstractNumId w:val="2"/>
  </w:num>
  <w:num w:numId="17" w16cid:durableId="1822186533">
    <w:abstractNumId w:val="14"/>
  </w:num>
  <w:num w:numId="18" w16cid:durableId="7954628">
    <w:abstractNumId w:val="14"/>
  </w:num>
  <w:num w:numId="19" w16cid:durableId="451098876">
    <w:abstractNumId w:val="14"/>
  </w:num>
  <w:num w:numId="20" w16cid:durableId="217982193">
    <w:abstractNumId w:val="14"/>
  </w:num>
  <w:num w:numId="21" w16cid:durableId="1984919422">
    <w:abstractNumId w:val="17"/>
  </w:num>
  <w:num w:numId="22" w16cid:durableId="165481398">
    <w:abstractNumId w:val="17"/>
  </w:num>
  <w:num w:numId="23" w16cid:durableId="1591432222">
    <w:abstractNumId w:val="1"/>
  </w:num>
  <w:num w:numId="24" w16cid:durableId="875655990">
    <w:abstractNumId w:val="17"/>
  </w:num>
  <w:num w:numId="25" w16cid:durableId="1960842194">
    <w:abstractNumId w:val="17"/>
  </w:num>
  <w:num w:numId="26" w16cid:durableId="1674720037">
    <w:abstractNumId w:val="0"/>
  </w:num>
  <w:num w:numId="27" w16cid:durableId="908466294">
    <w:abstractNumId w:val="0"/>
  </w:num>
  <w:num w:numId="28" w16cid:durableId="1073160197">
    <w:abstractNumId w:val="13"/>
  </w:num>
  <w:num w:numId="29" w16cid:durableId="566452137">
    <w:abstractNumId w:val="8"/>
  </w:num>
  <w:num w:numId="30" w16cid:durableId="838423391">
    <w:abstractNumId w:val="16"/>
  </w:num>
  <w:num w:numId="31" w16cid:durableId="5443932">
    <w:abstractNumId w:val="13"/>
  </w:num>
  <w:num w:numId="32" w16cid:durableId="129440456">
    <w:abstractNumId w:val="18"/>
  </w:num>
  <w:num w:numId="33" w16cid:durableId="24186196">
    <w:abstractNumId w:val="10"/>
  </w:num>
  <w:num w:numId="34" w16cid:durableId="789477536">
    <w:abstractNumId w:val="15"/>
  </w:num>
  <w:num w:numId="35" w16cid:durableId="25755935">
    <w:abstractNumId w:val="9"/>
  </w:num>
  <w:num w:numId="36" w16cid:durableId="1202939460">
    <w:abstractNumId w:val="11"/>
  </w:num>
  <w:num w:numId="37" w16cid:durableId="8494885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064942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418249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nesh Verma">
    <w15:presenceInfo w15:providerId="AD" w15:userId="S::dverma@us.ibm.com::cd51f33c-97ff-4c65-8db4-f1133ca50c87"/>
  </w15:person>
  <w15:person w15:author="RANJAN SINHA">
    <w15:presenceInfo w15:providerId="AD" w15:userId="S::rsinha@us.ibm.com::1434d552-ce45-455f-ba83-48a39fa6af9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zoom w:percent="11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true"/>
  <w:defaultTabStop w:val="400"/>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083"/>
    <w:rsid w:val="000020F3"/>
    <w:rsid w:val="00010032"/>
    <w:rsid w:val="000602B4"/>
    <w:rsid w:val="000855C5"/>
    <w:rsid w:val="00096C52"/>
    <w:rsid w:val="000A0169"/>
    <w:rsid w:val="000B6E21"/>
    <w:rsid w:val="000D7152"/>
    <w:rsid w:val="000F3172"/>
    <w:rsid w:val="000F7ADE"/>
    <w:rsid w:val="00100343"/>
    <w:rsid w:val="001041AF"/>
    <w:rsid w:val="00106AD0"/>
    <w:rsid w:val="00114EE2"/>
    <w:rsid w:val="0014374A"/>
    <w:rsid w:val="001650F0"/>
    <w:rsid w:val="00166AAF"/>
    <w:rsid w:val="00171107"/>
    <w:rsid w:val="0018101D"/>
    <w:rsid w:val="001A6A65"/>
    <w:rsid w:val="001A7106"/>
    <w:rsid w:val="001B6914"/>
    <w:rsid w:val="001D1319"/>
    <w:rsid w:val="001E462C"/>
    <w:rsid w:val="00200E4C"/>
    <w:rsid w:val="00202BE3"/>
    <w:rsid w:val="00210079"/>
    <w:rsid w:val="002166F3"/>
    <w:rsid w:val="00220D5B"/>
    <w:rsid w:val="002235D1"/>
    <w:rsid w:val="00230BCB"/>
    <w:rsid w:val="002319B0"/>
    <w:rsid w:val="00236A49"/>
    <w:rsid w:val="0024392F"/>
    <w:rsid w:val="0024709D"/>
    <w:rsid w:val="0026283E"/>
    <w:rsid w:val="0028524C"/>
    <w:rsid w:val="002B3E42"/>
    <w:rsid w:val="002D7D3C"/>
    <w:rsid w:val="003015D9"/>
    <w:rsid w:val="00321BF2"/>
    <w:rsid w:val="00326D3F"/>
    <w:rsid w:val="00331803"/>
    <w:rsid w:val="003515E8"/>
    <w:rsid w:val="003536E1"/>
    <w:rsid w:val="00360E02"/>
    <w:rsid w:val="00362343"/>
    <w:rsid w:val="0036396F"/>
    <w:rsid w:val="00366A99"/>
    <w:rsid w:val="00386450"/>
    <w:rsid w:val="003876D7"/>
    <w:rsid w:val="00394D15"/>
    <w:rsid w:val="003977E3"/>
    <w:rsid w:val="003A1611"/>
    <w:rsid w:val="003A1D72"/>
    <w:rsid w:val="003A2960"/>
    <w:rsid w:val="003D3E02"/>
    <w:rsid w:val="003E745B"/>
    <w:rsid w:val="003F0298"/>
    <w:rsid w:val="00404C8C"/>
    <w:rsid w:val="0041072B"/>
    <w:rsid w:val="004372C5"/>
    <w:rsid w:val="004608FA"/>
    <w:rsid w:val="00460975"/>
    <w:rsid w:val="00470CAF"/>
    <w:rsid w:val="004B3984"/>
    <w:rsid w:val="004B7A1C"/>
    <w:rsid w:val="004D40E7"/>
    <w:rsid w:val="004E232B"/>
    <w:rsid w:val="004E4207"/>
    <w:rsid w:val="004E46D8"/>
    <w:rsid w:val="004E66F2"/>
    <w:rsid w:val="00500266"/>
    <w:rsid w:val="0050395C"/>
    <w:rsid w:val="00521BCF"/>
    <w:rsid w:val="00542EC9"/>
    <w:rsid w:val="005435AD"/>
    <w:rsid w:val="00552E27"/>
    <w:rsid w:val="0056527B"/>
    <w:rsid w:val="005821B2"/>
    <w:rsid w:val="0058606A"/>
    <w:rsid w:val="00586F9C"/>
    <w:rsid w:val="0059748B"/>
    <w:rsid w:val="005A300D"/>
    <w:rsid w:val="005F4C4B"/>
    <w:rsid w:val="00606B41"/>
    <w:rsid w:val="00622C83"/>
    <w:rsid w:val="006346F0"/>
    <w:rsid w:val="006524BC"/>
    <w:rsid w:val="00655A6A"/>
    <w:rsid w:val="00662004"/>
    <w:rsid w:val="006625C9"/>
    <w:rsid w:val="00683E76"/>
    <w:rsid w:val="006A0AD7"/>
    <w:rsid w:val="006A3776"/>
    <w:rsid w:val="006A3790"/>
    <w:rsid w:val="006C4382"/>
    <w:rsid w:val="006C5440"/>
    <w:rsid w:val="006C6040"/>
    <w:rsid w:val="006E3230"/>
    <w:rsid w:val="006E37D9"/>
    <w:rsid w:val="006F6C0A"/>
    <w:rsid w:val="00701098"/>
    <w:rsid w:val="00721BC8"/>
    <w:rsid w:val="00723D87"/>
    <w:rsid w:val="00731654"/>
    <w:rsid w:val="0074273A"/>
    <w:rsid w:val="00751045"/>
    <w:rsid w:val="007605B7"/>
    <w:rsid w:val="007648B4"/>
    <w:rsid w:val="00772CB5"/>
    <w:rsid w:val="00773457"/>
    <w:rsid w:val="0077578C"/>
    <w:rsid w:val="007902C0"/>
    <w:rsid w:val="00794A2F"/>
    <w:rsid w:val="00797083"/>
    <w:rsid w:val="007A3D94"/>
    <w:rsid w:val="007C00F4"/>
    <w:rsid w:val="007C2B50"/>
    <w:rsid w:val="007C50B7"/>
    <w:rsid w:val="007D607A"/>
    <w:rsid w:val="007E5371"/>
    <w:rsid w:val="007F28F5"/>
    <w:rsid w:val="008348DC"/>
    <w:rsid w:val="00834A21"/>
    <w:rsid w:val="008413A8"/>
    <w:rsid w:val="00855CAF"/>
    <w:rsid w:val="00874DE4"/>
    <w:rsid w:val="00876F1B"/>
    <w:rsid w:val="00887070"/>
    <w:rsid w:val="00893136"/>
    <w:rsid w:val="008A270D"/>
    <w:rsid w:val="008B0524"/>
    <w:rsid w:val="008B4BD9"/>
    <w:rsid w:val="008C1B58"/>
    <w:rsid w:val="008C51ED"/>
    <w:rsid w:val="008D3434"/>
    <w:rsid w:val="00906778"/>
    <w:rsid w:val="00911029"/>
    <w:rsid w:val="009217BA"/>
    <w:rsid w:val="00922298"/>
    <w:rsid w:val="0095046C"/>
    <w:rsid w:val="00956107"/>
    <w:rsid w:val="00973613"/>
    <w:rsid w:val="00976E7F"/>
    <w:rsid w:val="009A33B0"/>
    <w:rsid w:val="009A6529"/>
    <w:rsid w:val="009C1578"/>
    <w:rsid w:val="009E413A"/>
    <w:rsid w:val="00A1525D"/>
    <w:rsid w:val="00A34BE5"/>
    <w:rsid w:val="00A45072"/>
    <w:rsid w:val="00A81B5A"/>
    <w:rsid w:val="00A9025B"/>
    <w:rsid w:val="00A92023"/>
    <w:rsid w:val="00AA3DC7"/>
    <w:rsid w:val="00AB65CC"/>
    <w:rsid w:val="00AD43DB"/>
    <w:rsid w:val="00AF19CC"/>
    <w:rsid w:val="00AF59E7"/>
    <w:rsid w:val="00B03768"/>
    <w:rsid w:val="00B07F12"/>
    <w:rsid w:val="00B24C53"/>
    <w:rsid w:val="00B25428"/>
    <w:rsid w:val="00B72182"/>
    <w:rsid w:val="00B82E78"/>
    <w:rsid w:val="00B87EE4"/>
    <w:rsid w:val="00BB369E"/>
    <w:rsid w:val="00BB397C"/>
    <w:rsid w:val="00BC264E"/>
    <w:rsid w:val="00BD219A"/>
    <w:rsid w:val="00BD7BA4"/>
    <w:rsid w:val="00BE29EC"/>
    <w:rsid w:val="00BE2F64"/>
    <w:rsid w:val="00C11280"/>
    <w:rsid w:val="00C16298"/>
    <w:rsid w:val="00C408D2"/>
    <w:rsid w:val="00C46D91"/>
    <w:rsid w:val="00C47078"/>
    <w:rsid w:val="00C53EAF"/>
    <w:rsid w:val="00C54759"/>
    <w:rsid w:val="00C55C25"/>
    <w:rsid w:val="00C7522F"/>
    <w:rsid w:val="00C7524C"/>
    <w:rsid w:val="00CC0396"/>
    <w:rsid w:val="00CD43EB"/>
    <w:rsid w:val="00CF1274"/>
    <w:rsid w:val="00CF31BB"/>
    <w:rsid w:val="00D20EE3"/>
    <w:rsid w:val="00D249B0"/>
    <w:rsid w:val="00D34F75"/>
    <w:rsid w:val="00D52A8B"/>
    <w:rsid w:val="00D72644"/>
    <w:rsid w:val="00D72779"/>
    <w:rsid w:val="00D745E1"/>
    <w:rsid w:val="00D84966"/>
    <w:rsid w:val="00D85CFB"/>
    <w:rsid w:val="00DB05DB"/>
    <w:rsid w:val="00DB37E0"/>
    <w:rsid w:val="00E13215"/>
    <w:rsid w:val="00E21CE4"/>
    <w:rsid w:val="00E35D0E"/>
    <w:rsid w:val="00E431FA"/>
    <w:rsid w:val="00E46563"/>
    <w:rsid w:val="00E60FFE"/>
    <w:rsid w:val="00E63914"/>
    <w:rsid w:val="00EA6307"/>
    <w:rsid w:val="00EB1ECF"/>
    <w:rsid w:val="00ED16AA"/>
    <w:rsid w:val="00ED4629"/>
    <w:rsid w:val="00EF1CEB"/>
    <w:rsid w:val="00EF4A39"/>
    <w:rsid w:val="00F8162A"/>
    <w:rsid w:val="00FA2F8B"/>
    <w:rsid w:val="00FA38F9"/>
    <w:rsid w:val="00FA4453"/>
    <w:rsid w:val="00FB3461"/>
    <w:rsid w:val="00FC7536"/>
    <w:rsid w:val="00FE11C2"/>
    <w:rsid w:val="00FE6F15"/>
    <w:rsid w:val="00FF64BE"/>
    <w:rsid w:val="1E606FC3"/>
    <w:rsid w:val="459B0994"/>
    <w:rsid w:val="6BF6F2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B88C20"/>
  <w15:chartTrackingRefBased/>
  <w15:docId w15:val="{B7C1FDAD-EC72-4213-B757-7C2075A698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MS Mincho"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B6914"/>
    <w:pPr>
      <w:spacing w:after="240" w:line="230" w:lineRule="atLeast"/>
      <w:jc w:val="both"/>
    </w:pPr>
    <w:rPr>
      <w:rFonts w:ascii="Arial" w:hAnsi="Arial"/>
      <w:lang w:eastAsia="ja-JP"/>
    </w:rPr>
  </w:style>
  <w:style w:type="paragraph" w:styleId="Heading1">
    <w:name w:val="heading 1"/>
    <w:basedOn w:val="Normal"/>
    <w:next w:val="Normal"/>
    <w:qFormat/>
    <w:rsid w:val="001041AF"/>
    <w:pPr>
      <w:keepNext/>
      <w:numPr>
        <w:numId w:val="1"/>
      </w:numPr>
      <w:tabs>
        <w:tab w:val="clear" w:pos="432"/>
        <w:tab w:val="left" w:pos="560"/>
      </w:tabs>
      <w:suppressAutoHyphens/>
      <w:spacing w:before="270" w:line="270" w:lineRule="exact"/>
      <w:ind w:left="0" w:firstLine="0"/>
      <w:jc w:val="left"/>
      <w:outlineLvl w:val="0"/>
    </w:pPr>
    <w:rPr>
      <w:b/>
      <w:sz w:val="24"/>
    </w:rPr>
  </w:style>
  <w:style w:type="paragraph" w:styleId="Heading2">
    <w:name w:val="heading 2"/>
    <w:basedOn w:val="Heading1"/>
    <w:next w:val="Normal"/>
    <w:link w:val="Heading2Char"/>
    <w:qFormat/>
    <w:rsid w:val="001B6914"/>
    <w:pPr>
      <w:numPr>
        <w:ilvl w:val="1"/>
        <w:numId w:val="2"/>
      </w:numPr>
      <w:tabs>
        <w:tab w:val="clear" w:pos="560"/>
        <w:tab w:val="left" w:pos="700"/>
      </w:tabs>
      <w:spacing w:before="60" w:line="250" w:lineRule="exact"/>
      <w:ind w:left="0"/>
      <w:outlineLvl w:val="1"/>
    </w:pPr>
    <w:rPr>
      <w:sz w:val="22"/>
    </w:rPr>
  </w:style>
  <w:style w:type="paragraph" w:styleId="Heading3">
    <w:name w:val="heading 3"/>
    <w:basedOn w:val="Heading1"/>
    <w:next w:val="Normal"/>
    <w:qFormat/>
    <w:rsid w:val="001041AF"/>
    <w:pPr>
      <w:numPr>
        <w:ilvl w:val="2"/>
        <w:numId w:val="3"/>
      </w:numPr>
      <w:tabs>
        <w:tab w:val="clear" w:pos="560"/>
        <w:tab w:val="clear" w:pos="720"/>
        <w:tab w:val="left" w:pos="880"/>
      </w:tabs>
      <w:spacing w:before="60" w:line="230" w:lineRule="exact"/>
      <w:outlineLvl w:val="2"/>
    </w:pPr>
    <w:rPr>
      <w:sz w:val="20"/>
    </w:rPr>
  </w:style>
  <w:style w:type="paragraph" w:styleId="Heading4">
    <w:name w:val="heading 4"/>
    <w:basedOn w:val="Heading3"/>
    <w:next w:val="Normal"/>
    <w:qFormat/>
    <w:rsid w:val="001041AF"/>
    <w:pPr>
      <w:numPr>
        <w:ilvl w:val="3"/>
        <w:numId w:val="4"/>
      </w:numPr>
      <w:tabs>
        <w:tab w:val="clear" w:pos="880"/>
        <w:tab w:val="clear" w:pos="1080"/>
        <w:tab w:val="left" w:pos="1360"/>
      </w:tabs>
      <w:outlineLvl w:val="3"/>
    </w:pPr>
  </w:style>
  <w:style w:type="paragraph" w:styleId="Heading5">
    <w:name w:val="heading 5"/>
    <w:basedOn w:val="Heading4"/>
    <w:next w:val="Normal"/>
    <w:qFormat/>
    <w:rsid w:val="001041AF"/>
    <w:pPr>
      <w:numPr>
        <w:ilvl w:val="4"/>
        <w:numId w:val="5"/>
      </w:numPr>
      <w:tabs>
        <w:tab w:val="clear" w:pos="1080"/>
        <w:tab w:val="clear" w:pos="1360"/>
        <w:tab w:val="num" w:pos="1701"/>
      </w:tabs>
      <w:outlineLvl w:val="4"/>
    </w:pPr>
  </w:style>
  <w:style w:type="paragraph" w:styleId="Heading6">
    <w:name w:val="heading 6"/>
    <w:aliases w:val="do not use!"/>
    <w:basedOn w:val="Heading5"/>
    <w:next w:val="Normal"/>
    <w:qFormat/>
    <w:pPr>
      <w:numPr>
        <w:ilvl w:val="5"/>
        <w:numId w:val="6"/>
      </w:numPr>
      <w:outlineLvl w:val="5"/>
    </w:pPr>
  </w:style>
  <w:style w:type="paragraph" w:styleId="Heading7">
    <w:name w:val="heading 7"/>
    <w:aliases w:val="do not use!!"/>
    <w:basedOn w:val="Heading6"/>
    <w:next w:val="Normal"/>
    <w:qFormat/>
    <w:pPr>
      <w:numPr>
        <w:ilvl w:val="6"/>
        <w:numId w:val="17"/>
      </w:numPr>
      <w:outlineLvl w:val="6"/>
    </w:pPr>
  </w:style>
  <w:style w:type="paragraph" w:styleId="Heading8">
    <w:name w:val="heading 8"/>
    <w:aliases w:val="do not use!!!"/>
    <w:basedOn w:val="Heading6"/>
    <w:next w:val="Normal"/>
    <w:qFormat/>
    <w:pPr>
      <w:numPr>
        <w:ilvl w:val="7"/>
        <w:numId w:val="17"/>
      </w:numPr>
      <w:outlineLvl w:val="7"/>
    </w:pPr>
  </w:style>
  <w:style w:type="paragraph" w:styleId="Heading9">
    <w:name w:val="heading 9"/>
    <w:aliases w:val="do not use!!!!"/>
    <w:basedOn w:val="Heading6"/>
    <w:next w:val="Normal"/>
    <w:qFormat/>
    <w:pPr>
      <w:numPr>
        <w:ilvl w:val="8"/>
        <w:numId w:val="17"/>
      </w:num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2" w:customStyle="1">
    <w:name w:val="a2"/>
    <w:basedOn w:val="Heading2"/>
    <w:next w:val="Normal"/>
    <w:pPr>
      <w:numPr>
        <w:numId w:val="29"/>
      </w:numPr>
      <w:tabs>
        <w:tab w:val="clear" w:pos="700"/>
        <w:tab w:val="left" w:pos="500"/>
        <w:tab w:val="left" w:pos="720"/>
      </w:tabs>
      <w:spacing w:before="270" w:line="270" w:lineRule="exact"/>
    </w:pPr>
    <w:rPr>
      <w:sz w:val="24"/>
    </w:rPr>
  </w:style>
  <w:style w:type="paragraph" w:styleId="a3" w:customStyle="1">
    <w:name w:val="a3"/>
    <w:basedOn w:val="Heading3"/>
    <w:next w:val="Normal"/>
    <w:pPr>
      <w:numPr>
        <w:numId w:val="29"/>
      </w:numPr>
      <w:tabs>
        <w:tab w:val="left" w:pos="640"/>
      </w:tabs>
      <w:spacing w:line="250" w:lineRule="exact"/>
    </w:pPr>
    <w:rPr>
      <w:sz w:val="22"/>
    </w:rPr>
  </w:style>
  <w:style w:type="paragraph" w:styleId="a4" w:customStyle="1">
    <w:name w:val="a4"/>
    <w:basedOn w:val="Heading4"/>
    <w:next w:val="Normal"/>
    <w:pPr>
      <w:numPr>
        <w:numId w:val="29"/>
      </w:numPr>
      <w:tabs>
        <w:tab w:val="clear" w:pos="1360"/>
        <w:tab w:val="left" w:pos="880"/>
      </w:tabs>
    </w:pPr>
  </w:style>
  <w:style w:type="paragraph" w:styleId="a5" w:customStyle="1">
    <w:name w:val="a5"/>
    <w:basedOn w:val="Heading5"/>
    <w:next w:val="Normal"/>
    <w:pPr>
      <w:numPr>
        <w:numId w:val="29"/>
      </w:numPr>
      <w:tabs>
        <w:tab w:val="left" w:pos="1140"/>
        <w:tab w:val="left" w:pos="1360"/>
      </w:tabs>
    </w:pPr>
  </w:style>
  <w:style w:type="paragraph" w:styleId="a6" w:customStyle="1">
    <w:name w:val="a6"/>
    <w:basedOn w:val="Heading6"/>
    <w:next w:val="Normal"/>
    <w:pPr>
      <w:numPr>
        <w:numId w:val="29"/>
      </w:numPr>
      <w:tabs>
        <w:tab w:val="left" w:pos="1140"/>
        <w:tab w:val="left" w:pos="1360"/>
      </w:tabs>
    </w:pPr>
  </w:style>
  <w:style w:type="paragraph" w:styleId="ANNEX" w:customStyle="1">
    <w:name w:val="ANNEX"/>
    <w:basedOn w:val="Normal"/>
    <w:next w:val="Normal"/>
    <w:pPr>
      <w:keepNext/>
      <w:pageBreakBefore/>
      <w:numPr>
        <w:numId w:val="29"/>
      </w:numPr>
      <w:spacing w:after="760" w:line="310" w:lineRule="exact"/>
      <w:jc w:val="center"/>
      <w:outlineLvl w:val="0"/>
    </w:pPr>
    <w:rPr>
      <w:b/>
      <w:sz w:val="28"/>
    </w:rPr>
  </w:style>
  <w:style w:type="paragraph" w:styleId="ANNEXN" w:customStyle="1">
    <w:name w:val="ANNEXN"/>
    <w:basedOn w:val="ANNEX"/>
    <w:next w:val="Normal"/>
    <w:pPr>
      <w:numPr>
        <w:numId w:val="31"/>
      </w:numPr>
    </w:pPr>
  </w:style>
  <w:style w:type="paragraph" w:styleId="ANNEXZ" w:customStyle="1">
    <w:name w:val="ANNEXZ"/>
    <w:basedOn w:val="ANNEX"/>
    <w:next w:val="Normal"/>
    <w:pPr>
      <w:numPr>
        <w:numId w:val="30"/>
      </w:numPr>
    </w:pPr>
  </w:style>
  <w:style w:type="paragraph" w:styleId="Bibliography1" w:customStyle="1">
    <w:name w:val="Bibliography1"/>
    <w:basedOn w:val="Normal"/>
    <w:pPr>
      <w:numPr>
        <w:numId w:val="8"/>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pPr>
      <w:spacing w:before="60" w:after="60" w:line="210" w:lineRule="atLeast"/>
    </w:pPr>
    <w:rPr>
      <w:sz w:val="18"/>
    </w:rPr>
  </w:style>
  <w:style w:type="paragraph" w:styleId="BodyText2">
    <w:name w:val="Body Text 2"/>
    <w:basedOn w:val="Normal"/>
    <w:pPr>
      <w:spacing w:before="60" w:after="60" w:line="190" w:lineRule="atLeast"/>
    </w:pPr>
    <w:rPr>
      <w:sz w:val="16"/>
    </w:rPr>
  </w:style>
  <w:style w:type="paragraph" w:styleId="BodyText3">
    <w:name w:val="Body Text 3"/>
    <w:basedOn w:val="Normal"/>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pPr>
      <w:spacing w:after="120"/>
      <w:ind w:left="283"/>
    </w:pPr>
  </w:style>
  <w:style w:type="paragraph" w:styleId="BodyTextFirstIndent2">
    <w:name w:val="Body Text First Indent 2"/>
    <w:basedOn w:val="Normal"/>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pPr>
      <w:ind w:left="4252"/>
    </w:pPr>
  </w:style>
  <w:style w:type="character" w:styleId="CommentReference">
    <w:name w:val="annotation reference"/>
    <w:semiHidden/>
    <w:rPr>
      <w:noProof w:val="0"/>
      <w:sz w:val="16"/>
      <w:lang w:val="fr-FR"/>
    </w:rPr>
  </w:style>
  <w:style w:type="paragraph" w:styleId="CommentText">
    <w:name w:val="annotation text"/>
    <w:basedOn w:val="Normal"/>
    <w:semiHidden/>
  </w:style>
  <w:style w:type="paragraph" w:styleId="Date">
    <w:name w:val="Date"/>
    <w:basedOn w:val="Normal"/>
    <w:next w:val="Normal"/>
  </w:style>
  <w:style w:type="paragraph" w:styleId="Definition" w:customStyle="1">
    <w:name w:val="Definition"/>
    <w:basedOn w:val="Normal"/>
    <w:next w:val="Normal"/>
  </w:style>
  <w:style w:type="character" w:styleId="Defterms" w:customStyle="1">
    <w:name w:val="Defterms"/>
    <w:rPr>
      <w:noProof w:val="0"/>
      <w:color w:val="auto"/>
      <w:lang w:val="fr-FR"/>
    </w:rPr>
  </w:style>
  <w:style w:type="paragraph" w:styleId="dl" w:customStyle="1">
    <w:name w:val="dl"/>
    <w:basedOn w:val="Normal"/>
    <w:pPr>
      <w:ind w:left="800" w:hanging="400"/>
    </w:pPr>
  </w:style>
  <w:style w:type="paragraph" w:styleId="DocumentMap">
    <w:name w:val="Document Map"/>
    <w:basedOn w:val="Normal"/>
    <w:semiHidden/>
    <w:pPr>
      <w:shd w:val="clear" w:color="auto" w:fill="000080"/>
    </w:pPr>
    <w:rPr>
      <w:rFonts w:ascii="Tahoma" w:hAnsi="Tahoma"/>
    </w:rPr>
  </w:style>
  <w:style w:type="character" w:styleId="Emphasis">
    <w:name w:val="Emphasis"/>
    <w:uiPriority w:val="20"/>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semiHidden/>
  </w:style>
  <w:style w:type="paragraph" w:styleId="EnvelopeAddress">
    <w:name w:val="envelope address"/>
    <w:basedOn w:val="Normal"/>
    <w:pPr>
      <w:framePr w:w="7938" w:h="1985" w:hSpace="141" w:wrap="auto" w:hAnchor="page" w:xAlign="center" w:yAlign="bottom" w:hRule="exact"/>
      <w:ind w:left="2835"/>
    </w:pPr>
    <w:rPr>
      <w:sz w:val="24"/>
    </w:rPr>
  </w:style>
  <w:style w:type="paragraph" w:styleId="EnvelopeReturn">
    <w:name w:val="envelope return"/>
    <w:basedOn w:val="Normal"/>
  </w:style>
  <w:style w:type="paragraph" w:styleId="Example" w:customStyle="1">
    <w:name w:val="Example"/>
    <w:basedOn w:val="Normal"/>
    <w:next w:val="Normal"/>
    <w:pPr>
      <w:tabs>
        <w:tab w:val="left" w:pos="1360"/>
      </w:tabs>
      <w:spacing w:line="210" w:lineRule="atLeast"/>
    </w:pPr>
    <w:rPr>
      <w:sz w:val="18"/>
    </w:rPr>
  </w:style>
  <w:style w:type="character" w:styleId="ExtXref" w:customStyle="1">
    <w:name w:val="ExtXref"/>
    <w:rPr>
      <w:noProof w:val="0"/>
      <w:color w:val="auto"/>
      <w:lang w:val="fr-FR"/>
    </w:rPr>
  </w:style>
  <w:style w:type="paragraph" w:styleId="Figurefootnote" w:customStyle="1">
    <w:name w:val="Figure footnote"/>
    <w:basedOn w:val="Normal"/>
    <w:pPr>
      <w:keepNext/>
      <w:tabs>
        <w:tab w:val="left" w:pos="340"/>
      </w:tabs>
      <w:spacing w:after="60" w:line="210" w:lineRule="atLeast"/>
    </w:pPr>
    <w:rPr>
      <w:sz w:val="18"/>
    </w:rPr>
  </w:style>
  <w:style w:type="paragraph" w:styleId="Figuretitle" w:customStyle="1">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semiHidden/>
    <w:pPr>
      <w:tabs>
        <w:tab w:val="left" w:pos="340"/>
      </w:tabs>
      <w:spacing w:after="120" w:line="210" w:lineRule="atLeast"/>
    </w:pPr>
    <w:rPr>
      <w:sz w:val="18"/>
    </w:rPr>
  </w:style>
  <w:style w:type="paragraph" w:styleId="Foreword" w:customStyle="1">
    <w:name w:val="Foreword"/>
    <w:basedOn w:val="Normal"/>
    <w:next w:val="Normal"/>
    <w:rPr>
      <w:color w:val="0000FF"/>
    </w:rPr>
  </w:style>
  <w:style w:type="paragraph" w:styleId="Formula" w:customStyle="1">
    <w:name w:val="Formula"/>
    <w:basedOn w:val="Normal"/>
    <w:next w:val="Normal"/>
    <w:pPr>
      <w:tabs>
        <w:tab w:val="right" w:pos="9752"/>
      </w:tabs>
      <w:spacing w:after="220"/>
      <w:ind w:left="403"/>
      <w:jc w:val="left"/>
    </w:pPr>
  </w:style>
  <w:style w:type="paragraph" w:styleId="Header">
    <w:name w:val="header"/>
    <w:basedOn w:val="Normal"/>
    <w:pPr>
      <w:spacing w:after="740" w:line="220" w:lineRule="exact"/>
    </w:pPr>
    <w:rPr>
      <w:b/>
      <w:sz w:val="22"/>
    </w:rPr>
  </w:style>
  <w:style w:type="character" w:styleId="Hyperlink">
    <w:name w:val="Hyperlink"/>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Introduction" w:customStyle="1">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12"/>
      </w:numPr>
    </w:pPr>
  </w:style>
  <w:style w:type="paragraph" w:styleId="ListBullet2">
    <w:name w:val="List Bullet 2"/>
    <w:basedOn w:val="Normal"/>
    <w:autoRedefine/>
    <w:pPr>
      <w:numPr>
        <w:numId w:val="13"/>
      </w:numPr>
    </w:pPr>
  </w:style>
  <w:style w:type="paragraph" w:styleId="ListBullet3">
    <w:name w:val="List Bullet 3"/>
    <w:basedOn w:val="Normal"/>
    <w:autoRedefine/>
    <w:pPr>
      <w:numPr>
        <w:numId w:val="14"/>
      </w:numPr>
    </w:pPr>
  </w:style>
  <w:style w:type="paragraph" w:styleId="ListBullet4">
    <w:name w:val="List Bullet 4"/>
    <w:basedOn w:val="Normal"/>
    <w:autoRedefine/>
    <w:pPr>
      <w:numPr>
        <w:numId w:val="15"/>
      </w:numPr>
    </w:pPr>
  </w:style>
  <w:style w:type="paragraph" w:styleId="ListBullet5">
    <w:name w:val="List Bullet 5"/>
    <w:basedOn w:val="Normal"/>
    <w:autoRedefine/>
    <w:pPr>
      <w:numPr>
        <w:numId w:val="16"/>
      </w:numPr>
    </w:pPr>
  </w:style>
  <w:style w:type="paragraph" w:styleId="ListContinue">
    <w:name w:val="List Continue"/>
    <w:basedOn w:val="Normal"/>
    <w:pPr>
      <w:numPr>
        <w:numId w:val="17"/>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21"/>
      </w:numPr>
      <w:tabs>
        <w:tab w:val="clear" w:pos="360"/>
        <w:tab w:val="left" w:pos="400"/>
      </w:tabs>
    </w:pPr>
  </w:style>
  <w:style w:type="paragraph" w:styleId="ListNumber2">
    <w:name w:val="List Number 2"/>
    <w:basedOn w:val="Normal"/>
    <w:pPr>
      <w:numPr>
        <w:ilvl w:val="1"/>
        <w:numId w:val="22"/>
      </w:numPr>
      <w:tabs>
        <w:tab w:val="clear" w:pos="1080"/>
        <w:tab w:val="left" w:pos="800"/>
      </w:tabs>
    </w:pPr>
  </w:style>
  <w:style w:type="paragraph" w:styleId="ListNumber3">
    <w:name w:val="List Number 3"/>
    <w:basedOn w:val="Normal"/>
    <w:pPr>
      <w:numPr>
        <w:ilvl w:val="2"/>
        <w:numId w:val="24"/>
      </w:numPr>
      <w:tabs>
        <w:tab w:val="clear" w:pos="1800"/>
        <w:tab w:val="left" w:pos="1200"/>
      </w:tabs>
    </w:pPr>
  </w:style>
  <w:style w:type="paragraph" w:styleId="ListNumber4">
    <w:name w:val="List Number 4"/>
    <w:basedOn w:val="Normal"/>
    <w:pPr>
      <w:numPr>
        <w:ilvl w:val="3"/>
        <w:numId w:val="25"/>
      </w:numPr>
      <w:tabs>
        <w:tab w:val="clear" w:pos="2520"/>
        <w:tab w:val="left" w:pos="1600"/>
      </w:tabs>
    </w:pPr>
  </w:style>
  <w:style w:type="paragraph" w:styleId="ListNumber5">
    <w:name w:val="List Number 5"/>
    <w:basedOn w:val="Normal"/>
    <w:pPr>
      <w:numPr>
        <w:numId w:val="27"/>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eastAsia="ja-JP"/>
    </w:rPr>
  </w:style>
  <w:style w:type="paragraph" w:styleId="MessageHeader">
    <w:name w:val="Message Header"/>
    <w:basedOn w:val="Normal"/>
    <w:pPr>
      <w:pBdr>
        <w:top w:val="single" w:color="auto" w:sz="6" w:space="1"/>
        <w:left w:val="single" w:color="auto" w:sz="6" w:space="1"/>
        <w:bottom w:val="single" w:color="auto" w:sz="6" w:space="1"/>
        <w:right w:val="single" w:color="auto" w:sz="6" w:space="1"/>
      </w:pBdr>
      <w:shd w:val="pct20" w:color="auto" w:fill="auto"/>
      <w:ind w:left="1134" w:hanging="1134"/>
    </w:pPr>
    <w:rPr>
      <w:sz w:val="24"/>
    </w:rPr>
  </w:style>
  <w:style w:type="paragraph" w:styleId="MSDNFR" w:customStyle="1">
    <w:name w:val="MSDNFR"/>
    <w:basedOn w:val="Normal"/>
    <w:next w:val="Normal"/>
    <w:pPr>
      <w:spacing w:line="220" w:lineRule="atLeast"/>
    </w:pPr>
    <w:rPr>
      <w:color w:val="0000FF"/>
    </w:rPr>
  </w:style>
  <w:style w:type="paragraph" w:styleId="na2" w:customStyle="1">
    <w:name w:val="na2"/>
    <w:basedOn w:val="a2"/>
    <w:next w:val="Normal"/>
    <w:pPr>
      <w:numPr>
        <w:numId w:val="31"/>
      </w:numPr>
    </w:pPr>
  </w:style>
  <w:style w:type="paragraph" w:styleId="na3" w:customStyle="1">
    <w:name w:val="na3"/>
    <w:basedOn w:val="a3"/>
    <w:next w:val="Normal"/>
    <w:pPr>
      <w:numPr>
        <w:numId w:val="31"/>
      </w:numPr>
    </w:pPr>
  </w:style>
  <w:style w:type="paragraph" w:styleId="na4" w:customStyle="1">
    <w:name w:val="na4"/>
    <w:basedOn w:val="a4"/>
    <w:next w:val="Normal"/>
    <w:pPr>
      <w:numPr>
        <w:numId w:val="31"/>
      </w:numPr>
      <w:tabs>
        <w:tab w:val="left" w:pos="1060"/>
      </w:tabs>
    </w:pPr>
  </w:style>
  <w:style w:type="paragraph" w:styleId="na5" w:customStyle="1">
    <w:name w:val="na5"/>
    <w:basedOn w:val="a5"/>
    <w:next w:val="Normal"/>
    <w:pPr>
      <w:numPr>
        <w:numId w:val="31"/>
      </w:numPr>
    </w:pPr>
  </w:style>
  <w:style w:type="paragraph" w:styleId="na6" w:customStyle="1">
    <w:name w:val="na6"/>
    <w:basedOn w:val="a6"/>
    <w:next w:val="Normal"/>
    <w:pPr>
      <w:numPr>
        <w:numId w:val="31"/>
      </w:numPr>
    </w:pPr>
  </w:style>
  <w:style w:type="paragraph" w:styleId="NormalIndent">
    <w:name w:val="Normal Indent"/>
    <w:basedOn w:val="Normal"/>
    <w:pPr>
      <w:ind w:left="708"/>
    </w:pPr>
  </w:style>
  <w:style w:type="paragraph" w:styleId="Note" w:customStyle="1">
    <w:name w:val="Note"/>
    <w:basedOn w:val="Normal"/>
    <w:next w:val="Normal"/>
    <w:pPr>
      <w:tabs>
        <w:tab w:val="left" w:pos="960"/>
      </w:tabs>
      <w:spacing w:line="210" w:lineRule="atLeast"/>
    </w:pPr>
    <w:rPr>
      <w:sz w:val="18"/>
    </w:rPr>
  </w:style>
  <w:style w:type="paragraph" w:styleId="NoteHeading">
    <w:name w:val="Note Heading"/>
    <w:basedOn w:val="Normal"/>
    <w:next w:val="Normal"/>
  </w:style>
  <w:style w:type="paragraph" w:styleId="p2" w:customStyle="1">
    <w:name w:val="p2"/>
    <w:basedOn w:val="Normal"/>
    <w:next w:val="Normal"/>
    <w:pPr>
      <w:tabs>
        <w:tab w:val="left" w:pos="560"/>
      </w:tabs>
    </w:pPr>
  </w:style>
  <w:style w:type="paragraph" w:styleId="p3" w:customStyle="1">
    <w:name w:val="p3"/>
    <w:basedOn w:val="Normal"/>
    <w:next w:val="Normal"/>
    <w:pPr>
      <w:tabs>
        <w:tab w:val="left" w:pos="720"/>
      </w:tabs>
    </w:pPr>
  </w:style>
  <w:style w:type="paragraph" w:styleId="p4" w:customStyle="1">
    <w:name w:val="p4"/>
    <w:basedOn w:val="Normal"/>
    <w:next w:val="Normal"/>
    <w:pPr>
      <w:tabs>
        <w:tab w:val="left" w:pos="1100"/>
      </w:tabs>
    </w:pPr>
  </w:style>
  <w:style w:type="paragraph" w:styleId="p5" w:customStyle="1">
    <w:name w:val="p5"/>
    <w:basedOn w:val="Normal"/>
    <w:next w:val="Normal"/>
    <w:pPr>
      <w:tabs>
        <w:tab w:val="left" w:pos="1100"/>
      </w:tabs>
    </w:pPr>
  </w:style>
  <w:style w:type="paragraph" w:styleId="p6" w:customStyle="1">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rPr>
      <w:rFonts w:ascii="Courier New" w:hAnsi="Courier New"/>
    </w:rPr>
  </w:style>
  <w:style w:type="paragraph" w:styleId="RefNorm" w:customStyle="1">
    <w:name w:val="RefNorm"/>
    <w:basedOn w:val="Normal"/>
    <w:next w:val="Normal"/>
  </w:style>
  <w:style w:type="paragraph" w:styleId="Salutation">
    <w:name w:val="Salutation"/>
    <w:basedOn w:val="Normal"/>
    <w:next w:val="Normal"/>
  </w:style>
  <w:style w:type="paragraph" w:styleId="Signature">
    <w:name w:val="Signature"/>
    <w:basedOn w:val="Normal"/>
    <w:pPr>
      <w:ind w:left="4252"/>
    </w:pPr>
  </w:style>
  <w:style w:type="paragraph" w:styleId="Special" w:customStyle="1">
    <w:name w:val="Special"/>
    <w:basedOn w:val="Normal"/>
    <w:next w:val="Normal"/>
  </w:style>
  <w:style w:type="character" w:styleId="Strong">
    <w:name w:val="Strong"/>
    <w:uiPriority w:val="22"/>
    <w:qFormat/>
    <w:rPr>
      <w:b/>
      <w:noProof w:val="0"/>
      <w:lang w:val="fr-FR"/>
    </w:rPr>
  </w:style>
  <w:style w:type="paragraph" w:styleId="Subtitle">
    <w:name w:val="Subtitle"/>
    <w:basedOn w:val="Normal"/>
    <w:qFormat/>
    <w:pPr>
      <w:spacing w:after="60"/>
      <w:jc w:val="center"/>
      <w:outlineLvl w:val="1"/>
    </w:pPr>
    <w:rPr>
      <w:sz w:val="24"/>
    </w:rPr>
  </w:style>
  <w:style w:type="paragraph" w:styleId="Tablefootnote" w:customStyle="1">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abletitle" w:customStyle="1">
    <w:name w:val="Table title"/>
    <w:basedOn w:val="Normal"/>
    <w:next w:val="Normal"/>
    <w:pPr>
      <w:keepNext/>
      <w:suppressAutoHyphens/>
      <w:spacing w:before="120" w:after="120" w:line="230" w:lineRule="exact"/>
      <w:jc w:val="center"/>
    </w:pPr>
    <w:rPr>
      <w:b/>
    </w:rPr>
  </w:style>
  <w:style w:type="character" w:styleId="TableFootNoteXref" w:customStyle="1">
    <w:name w:val="TableFootNoteXref"/>
    <w:rPr>
      <w:noProof/>
      <w:position w:val="6"/>
      <w:sz w:val="14"/>
      <w:lang w:val="fr-FR"/>
    </w:rPr>
  </w:style>
  <w:style w:type="paragraph" w:styleId="Terms" w:customStyle="1">
    <w:name w:val="Term(s)"/>
    <w:basedOn w:val="Normal"/>
    <w:next w:val="Definition"/>
    <w:link w:val="TermsChar"/>
    <w:pPr>
      <w:keepNext/>
      <w:suppressAutoHyphens/>
      <w:spacing w:after="0"/>
      <w:jc w:val="left"/>
    </w:pPr>
    <w:rPr>
      <w:b/>
    </w:rPr>
  </w:style>
  <w:style w:type="paragraph" w:styleId="TermNum" w:customStyle="1">
    <w:name w:val="TermNum"/>
    <w:basedOn w:val="Normal"/>
    <w:next w:val="Terms"/>
    <w:pPr>
      <w:keepNext/>
      <w:spacing w:after="0"/>
    </w:pPr>
    <w:rPr>
      <w:b/>
    </w:r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semiHidden/>
    <w:pPr>
      <w:tabs>
        <w:tab w:val="clear" w:pos="720"/>
        <w:tab w:val="left" w:pos="1140"/>
      </w:tabs>
      <w:ind w:left="1140" w:hanging="1140"/>
    </w:pPr>
  </w:style>
  <w:style w:type="paragraph" w:styleId="TOC5">
    <w:name w:val="toc 5"/>
    <w:basedOn w:val="TOC4"/>
    <w:next w:val="Normal"/>
    <w:semiHidden/>
  </w:style>
  <w:style w:type="paragraph" w:styleId="TOC6">
    <w:name w:val="toc 6"/>
    <w:basedOn w:val="TOC4"/>
    <w:next w:val="Normal"/>
    <w:semiHidden/>
    <w:pPr>
      <w:tabs>
        <w:tab w:val="clear" w:pos="1140"/>
        <w:tab w:val="left" w:pos="1440"/>
      </w:tabs>
      <w:ind w:left="1440" w:hanging="1440"/>
    </w:pPr>
  </w:style>
  <w:style w:type="paragraph" w:styleId="TOC7">
    <w:name w:val="toc 7"/>
    <w:basedOn w:val="TOC4"/>
    <w:next w:val="Normal"/>
    <w:semiHidden/>
    <w:pPr>
      <w:tabs>
        <w:tab w:val="clear" w:pos="1140"/>
        <w:tab w:val="left" w:pos="1440"/>
      </w:tabs>
      <w:ind w:left="1440" w:hanging="1440"/>
    </w:pPr>
  </w:style>
  <w:style w:type="paragraph" w:styleId="TOC8">
    <w:name w:val="toc 8"/>
    <w:basedOn w:val="TOC4"/>
    <w:next w:val="Normal"/>
    <w:semiHidden/>
    <w:pPr>
      <w:tabs>
        <w:tab w:val="clear" w:pos="1140"/>
        <w:tab w:val="left" w:pos="1440"/>
      </w:tabs>
      <w:ind w:left="1440" w:hanging="1440"/>
    </w:pPr>
  </w:style>
  <w:style w:type="paragraph" w:styleId="TOC9">
    <w:name w:val="toc 9"/>
    <w:basedOn w:val="TOC1"/>
    <w:next w:val="Normal"/>
    <w:semiHidden/>
    <w:pPr>
      <w:tabs>
        <w:tab w:val="clear" w:pos="720"/>
      </w:tabs>
      <w:ind w:left="0" w:firstLine="0"/>
    </w:pPr>
  </w:style>
  <w:style w:type="paragraph" w:styleId="zzBiblio" w:customStyle="1">
    <w:name w:val="zzBiblio"/>
    <w:basedOn w:val="Normal"/>
    <w:next w:val="Bibliography1"/>
    <w:pPr>
      <w:pageBreakBefore/>
      <w:spacing w:after="760" w:line="310" w:lineRule="exact"/>
      <w:jc w:val="center"/>
    </w:pPr>
    <w:rPr>
      <w:b/>
      <w:sz w:val="28"/>
    </w:rPr>
  </w:style>
  <w:style w:type="paragraph" w:styleId="zzContents" w:customStyle="1">
    <w:name w:val="zzContents"/>
    <w:basedOn w:val="Introduction"/>
    <w:next w:val="TOC1"/>
    <w:pPr>
      <w:tabs>
        <w:tab w:val="clear" w:pos="400"/>
      </w:tabs>
    </w:pPr>
  </w:style>
  <w:style w:type="paragraph" w:styleId="zzCopyright" w:customStyle="1">
    <w:name w:val="zzCopyright"/>
    <w:basedOn w:val="Normal"/>
    <w:next w:val="Normal"/>
    <w:pPr>
      <w:pBdr>
        <w:top w:val="single" w:color="0000FF" w:sz="4" w:space="1"/>
        <w:left w:val="single" w:color="0000FF" w:sz="4" w:space="4"/>
        <w:bottom w:val="single" w:color="0000FF" w:sz="4" w:space="1"/>
        <w:right w:val="single" w:color="0000FF" w:sz="4" w:space="4"/>
      </w:pBdr>
      <w:tabs>
        <w:tab w:val="left" w:pos="514"/>
        <w:tab w:val="left" w:pos="9623"/>
      </w:tabs>
      <w:ind w:left="284" w:right="284"/>
    </w:pPr>
    <w:rPr>
      <w:color w:val="0000FF"/>
    </w:rPr>
  </w:style>
  <w:style w:type="paragraph" w:styleId="zzCover" w:customStyle="1">
    <w:name w:val="zzCover"/>
    <w:basedOn w:val="Normal"/>
    <w:pPr>
      <w:spacing w:after="220"/>
      <w:jc w:val="right"/>
    </w:pPr>
    <w:rPr>
      <w:b/>
      <w:color w:val="000000"/>
      <w:sz w:val="24"/>
    </w:rPr>
  </w:style>
  <w:style w:type="paragraph" w:styleId="zzForeword" w:customStyle="1">
    <w:name w:val="zzForeword"/>
    <w:basedOn w:val="Introduction"/>
    <w:next w:val="Normal"/>
    <w:pPr>
      <w:tabs>
        <w:tab w:val="clear" w:pos="400"/>
      </w:tabs>
    </w:pPr>
    <w:rPr>
      <w:color w:val="0000FF"/>
    </w:rPr>
  </w:style>
  <w:style w:type="paragraph" w:styleId="zzHelp" w:customStyle="1">
    <w:name w:val="zzHelp"/>
    <w:basedOn w:val="Normal"/>
    <w:rPr>
      <w:color w:val="008000"/>
    </w:rPr>
  </w:style>
  <w:style w:type="paragraph" w:styleId="zzIndex" w:customStyle="1">
    <w:name w:val="zzIndex"/>
    <w:basedOn w:val="zzBiblio"/>
    <w:next w:val="IndexHeading"/>
  </w:style>
  <w:style w:type="paragraph" w:styleId="zzLc5" w:customStyle="1">
    <w:name w:val="zzLc5"/>
    <w:basedOn w:val="Normal"/>
    <w:next w:val="Normal"/>
    <w:pPr>
      <w:numPr>
        <w:ilvl w:val="4"/>
        <w:numId w:val="17"/>
      </w:numPr>
      <w:jc w:val="left"/>
    </w:pPr>
  </w:style>
  <w:style w:type="paragraph" w:styleId="zzLc6" w:customStyle="1">
    <w:name w:val="zzLc6"/>
    <w:basedOn w:val="Normal"/>
    <w:next w:val="Normal"/>
    <w:pPr>
      <w:numPr>
        <w:ilvl w:val="5"/>
        <w:numId w:val="17"/>
      </w:numPr>
      <w:jc w:val="left"/>
    </w:pPr>
  </w:style>
  <w:style w:type="paragraph" w:styleId="zzLn5" w:customStyle="1">
    <w:name w:val="zzLn5"/>
    <w:basedOn w:val="Normal"/>
    <w:next w:val="Normal"/>
    <w:pPr>
      <w:jc w:val="left"/>
    </w:pPr>
  </w:style>
  <w:style w:type="paragraph" w:styleId="zzLn6" w:customStyle="1">
    <w:name w:val="zzLn6"/>
    <w:basedOn w:val="Normal"/>
    <w:next w:val="Normal"/>
    <w:pPr>
      <w:jc w:val="left"/>
    </w:pPr>
  </w:style>
  <w:style w:type="paragraph" w:styleId="zzSTDTitle" w:customStyle="1">
    <w:name w:val="zzSTDTitle"/>
    <w:basedOn w:val="Normal"/>
    <w:next w:val="Normal"/>
    <w:pPr>
      <w:suppressAutoHyphens/>
      <w:spacing w:before="400" w:after="760" w:line="350" w:lineRule="exact"/>
      <w:jc w:val="left"/>
    </w:pPr>
    <w:rPr>
      <w:b/>
      <w:color w:val="0000FF"/>
      <w:sz w:val="32"/>
    </w:rPr>
  </w:style>
  <w:style w:type="paragraph" w:styleId="pdf" w:customStyle="1">
    <w:name w:val="pdf"/>
    <w:basedOn w:val="Normal"/>
    <w:rsid w:val="0026283E"/>
    <w:pPr>
      <w:spacing w:before="100" w:after="0" w:line="190" w:lineRule="exact"/>
      <w:ind w:left="100" w:right="100"/>
    </w:pPr>
    <w:rPr>
      <w:rFonts w:eastAsia="Times New Roman"/>
      <w:sz w:val="16"/>
      <w:lang w:eastAsia="en-US"/>
    </w:rPr>
  </w:style>
  <w:style w:type="paragraph" w:styleId="Tabletext10" w:customStyle="1">
    <w:name w:val="Table text (10)"/>
    <w:basedOn w:val="Normal"/>
    <w:pPr>
      <w:spacing w:before="60" w:after="60"/>
    </w:pPr>
  </w:style>
  <w:style w:type="paragraph" w:styleId="Tabletext9" w:customStyle="1">
    <w:name w:val="Table text (9)"/>
    <w:basedOn w:val="Normal"/>
    <w:pPr>
      <w:spacing w:before="60" w:after="60" w:line="210" w:lineRule="atLeast"/>
    </w:pPr>
    <w:rPr>
      <w:sz w:val="18"/>
    </w:rPr>
  </w:style>
  <w:style w:type="paragraph" w:styleId="Tabletext8" w:customStyle="1">
    <w:name w:val="Table text (8)"/>
    <w:basedOn w:val="Normal"/>
    <w:pPr>
      <w:spacing w:before="60" w:after="60" w:line="190" w:lineRule="atLeast"/>
    </w:pPr>
    <w:rPr>
      <w:sz w:val="16"/>
    </w:rPr>
  </w:style>
  <w:style w:type="paragraph" w:styleId="Tabletext7" w:customStyle="1">
    <w:name w:val="Table text (7)"/>
    <w:basedOn w:val="Normal"/>
    <w:pPr>
      <w:spacing w:before="60" w:after="60" w:line="170" w:lineRule="atLeast"/>
    </w:pPr>
    <w:rPr>
      <w:sz w:val="14"/>
    </w:rPr>
  </w:style>
  <w:style w:type="paragraph" w:styleId="pbcopy" w:customStyle="1">
    <w:name w:val="pbcopy"/>
    <w:basedOn w:val="Footer"/>
    <w:rsid w:val="0026283E"/>
    <w:pPr>
      <w:spacing w:after="60" w:line="190" w:lineRule="exact"/>
    </w:pPr>
    <w:rPr>
      <w:rFonts w:eastAsia="Times New Roman"/>
      <w:sz w:val="16"/>
      <w:lang w:eastAsia="en-US"/>
    </w:rPr>
  </w:style>
  <w:style w:type="paragraph" w:styleId="st" w:customStyle="1">
    <w:name w:val="st"/>
    <w:basedOn w:val="Normal"/>
    <w:rsid w:val="0026283E"/>
    <w:pPr>
      <w:keepNext/>
      <w:spacing w:after="0" w:line="500" w:lineRule="exact"/>
    </w:pPr>
    <w:rPr>
      <w:rFonts w:eastAsia="Times New Roman"/>
      <w:spacing w:val="5"/>
      <w:sz w:val="44"/>
      <w:lang w:eastAsia="en-US"/>
    </w:rPr>
  </w:style>
  <w:style w:type="paragraph" w:styleId="M2" w:customStyle="1">
    <w:name w:val="M2"/>
    <w:basedOn w:val="Normal"/>
    <w:rsid w:val="0026283E"/>
    <w:pPr>
      <w:spacing w:after="120" w:line="240" w:lineRule="auto"/>
      <w:ind w:left="907"/>
    </w:pPr>
    <w:rPr>
      <w:rFonts w:eastAsia="Times New Roman"/>
      <w:color w:val="000000"/>
      <w:spacing w:val="6"/>
      <w:lang w:eastAsia="en-US"/>
    </w:rPr>
  </w:style>
  <w:style w:type="paragraph" w:styleId="Default" w:customStyle="1">
    <w:name w:val="Default"/>
    <w:rsid w:val="0026283E"/>
    <w:pPr>
      <w:widowControl w:val="0"/>
      <w:autoSpaceDE w:val="0"/>
      <w:autoSpaceDN w:val="0"/>
      <w:adjustRightInd w:val="0"/>
    </w:pPr>
    <w:rPr>
      <w:rFonts w:ascii="Arial Unicode MS" w:eastAsia="Arial Unicode MS" w:cs="Arial Unicode MS"/>
      <w:color w:val="000000"/>
      <w:sz w:val="24"/>
      <w:szCs w:val="24"/>
      <w:lang w:val="en-US" w:eastAsia="zh-CN"/>
    </w:rPr>
  </w:style>
  <w:style w:type="character" w:styleId="Heading2Char" w:customStyle="1">
    <w:name w:val="Heading 2 Char"/>
    <w:link w:val="Heading2"/>
    <w:rsid w:val="001B6914"/>
    <w:rPr>
      <w:rFonts w:ascii="Arial" w:hAnsi="Arial"/>
      <w:b/>
      <w:sz w:val="22"/>
      <w:lang w:eastAsia="ja-JP"/>
    </w:rPr>
  </w:style>
  <w:style w:type="character" w:styleId="TermsChar" w:customStyle="1">
    <w:name w:val="Term(s) Char"/>
    <w:link w:val="Terms"/>
    <w:rsid w:val="0026283E"/>
    <w:rPr>
      <w:rFonts w:ascii="Arial" w:hAnsi="Arial" w:eastAsia="MS Mincho"/>
      <w:b/>
      <w:lang w:val="en-GB" w:eastAsia="ja-JP" w:bidi="ar-SA"/>
    </w:rPr>
  </w:style>
  <w:style w:type="paragraph" w:styleId="a" w:customStyle="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rsid w:val="007F28F5"/>
    <w:pPr>
      <w:spacing w:after="0" w:line="240" w:lineRule="auto"/>
    </w:pPr>
    <w:rPr>
      <w:rFonts w:ascii="Tahoma" w:hAnsi="Tahoma"/>
      <w:sz w:val="16"/>
      <w:szCs w:val="16"/>
    </w:rPr>
  </w:style>
  <w:style w:type="character" w:styleId="BalloonTextChar" w:customStyle="1">
    <w:name w:val="Balloon Text Char"/>
    <w:link w:val="BalloonText"/>
    <w:rsid w:val="007F28F5"/>
    <w:rPr>
      <w:rFonts w:ascii="Tahoma" w:hAnsi="Tahoma" w:cs="Tahoma"/>
      <w:sz w:val="16"/>
      <w:szCs w:val="16"/>
      <w:lang w:val="en-GB" w:eastAsia="ja-JP"/>
    </w:rPr>
  </w:style>
  <w:style w:type="paragraph" w:styleId="StandardNumber" w:customStyle="1">
    <w:name w:val="Standard Number"/>
    <w:rsid w:val="006A3790"/>
    <w:rPr>
      <w:rFonts w:ascii="Verdana" w:hAnsi="Verdana" w:eastAsia="Times New Roman"/>
      <w:color w:val="333333"/>
      <w:spacing w:val="20"/>
      <w:sz w:val="40"/>
      <w:lang w:eastAsia="en-US"/>
    </w:rPr>
  </w:style>
  <w:style w:type="paragraph" w:styleId="DateTitle" w:customStyle="1">
    <w:name w:val="Date Title"/>
    <w:basedOn w:val="Normal"/>
    <w:rsid w:val="006A3790"/>
    <w:pPr>
      <w:spacing w:before="80" w:after="0" w:line="240" w:lineRule="auto"/>
    </w:pPr>
    <w:rPr>
      <w:rFonts w:ascii="Verdana" w:hAnsi="Verdana" w:eastAsia="Times New Roman"/>
      <w:color w:val="333333"/>
      <w:lang w:eastAsia="en-US"/>
    </w:rPr>
  </w:style>
  <w:style w:type="paragraph" w:styleId="ECMAWorkgroup" w:customStyle="1">
    <w:name w:val="ECMA Workgroup"/>
    <w:basedOn w:val="Normal"/>
    <w:rsid w:val="006A3790"/>
    <w:pPr>
      <w:spacing w:after="120" w:line="240" w:lineRule="auto"/>
    </w:pPr>
    <w:rPr>
      <w:rFonts w:eastAsia="Times New Roman"/>
      <w:b/>
      <w:i/>
      <w:sz w:val="24"/>
      <w:lang w:eastAsia="en-US"/>
    </w:rPr>
  </w:style>
  <w:style w:type="paragraph" w:styleId="StandardTitle" w:customStyle="1">
    <w:name w:val="Standard Title"/>
    <w:basedOn w:val="Normal"/>
    <w:rsid w:val="006A3790"/>
    <w:pPr>
      <w:spacing w:after="120" w:line="240" w:lineRule="auto"/>
      <w:jc w:val="left"/>
    </w:pPr>
    <w:rPr>
      <w:rFonts w:ascii="Verdana" w:hAnsi="Verdana" w:eastAsia="Times New Roman"/>
      <w:b/>
      <w:color w:val="333333"/>
      <w:spacing w:val="6"/>
      <w:sz w:val="40"/>
      <w:lang w:eastAsia="en-US"/>
    </w:rPr>
  </w:style>
  <w:style w:type="paragraph" w:styleId="M0" w:customStyle="1">
    <w:name w:val="M0"/>
    <w:rsid w:val="005F4C4B"/>
    <w:pPr>
      <w:spacing w:after="120"/>
      <w:jc w:val="both"/>
    </w:pPr>
    <w:rPr>
      <w:rFonts w:ascii="Arial" w:hAnsi="Arial" w:eastAsia="Times New Roman"/>
      <w:color w:val="000000"/>
      <w:spacing w:val="6"/>
      <w:lang w:eastAsia="en-US"/>
    </w:rPr>
  </w:style>
  <w:style w:type="paragraph" w:styleId="M4" w:customStyle="1">
    <w:name w:val="M4"/>
    <w:basedOn w:val="Normal"/>
    <w:rsid w:val="00CD43EB"/>
    <w:pPr>
      <w:spacing w:after="120" w:line="240" w:lineRule="auto"/>
      <w:ind w:left="1361"/>
    </w:pPr>
    <w:rPr>
      <w:rFonts w:eastAsia="Times New Roman"/>
      <w:spacing w:val="6"/>
      <w:lang w:eastAsia="en-US"/>
    </w:rPr>
  </w:style>
  <w:style w:type="paragraph" w:styleId="Revision">
    <w:name w:val="Revision"/>
    <w:hidden/>
    <w:uiPriority w:val="99"/>
    <w:semiHidden/>
    <w:rsid w:val="00C7522F"/>
    <w:rPr>
      <w:rFonts w:ascii="Arial" w:hAnsi="Arial"/>
      <w:lang w:eastAsia="ja-JP"/>
    </w:rPr>
  </w:style>
  <w:style w:type="paragraph" w:styleId="NormalWeb">
    <w:name w:val="Normal (Web)"/>
    <w:basedOn w:val="Normal"/>
    <w:uiPriority w:val="99"/>
    <w:unhideWhenUsed/>
    <w:rsid w:val="0018101D"/>
    <w:pPr>
      <w:spacing w:before="100" w:beforeAutospacing="1" w:after="100" w:afterAutospacing="1" w:line="240" w:lineRule="auto"/>
      <w:jc w:val="left"/>
    </w:pPr>
    <w:rPr>
      <w:rFonts w:ascii="Times New Roman" w:hAnsi="Times New Roman"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90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image" Target="media/image5.emf" Id="rId18" /><Relationship Type="http://schemas.openxmlformats.org/officeDocument/2006/relationships/header" Target="header6.xml" Id="rId26" /><Relationship Type="http://schemas.openxmlformats.org/officeDocument/2006/relationships/settings" Target="settings.xml" Id="rId3" /><Relationship Type="http://schemas.openxmlformats.org/officeDocument/2006/relationships/image" Target="media/image8.png" Id="rId21" /><Relationship Type="http://schemas.microsoft.com/office/2011/relationships/people" Target="people.xml" Id="rId34" /><Relationship Type="http://schemas.openxmlformats.org/officeDocument/2006/relationships/image" Target="media/image1.jpeg" Id="rId7" /><Relationship Type="http://schemas.openxmlformats.org/officeDocument/2006/relationships/header" Target="header2.xml" Id="rId12" /><Relationship Type="http://schemas.openxmlformats.org/officeDocument/2006/relationships/footer" Target="footer6.xml" Id="rId17" /><Relationship Type="http://schemas.openxmlformats.org/officeDocument/2006/relationships/header" Target="header5.xml"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header" Target="header4.xml" Id="rId16" /><Relationship Type="http://schemas.openxmlformats.org/officeDocument/2006/relationships/image" Target="media/image7.emf" Id="rId20" /><Relationship Type="http://schemas.openxmlformats.org/officeDocument/2006/relationships/header" Target="header7.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3.xml" Id="rId11" /><Relationship Type="http://schemas.openxmlformats.org/officeDocument/2006/relationships/image" Target="media/image11.emf" Id="rId24" /><Relationship Type="http://schemas.openxmlformats.org/officeDocument/2006/relationships/footer" Target="footer11.xml" Id="rId32" /><Relationship Type="http://schemas.openxmlformats.org/officeDocument/2006/relationships/footnotes" Target="footnotes.xml" Id="rId5" /><Relationship Type="http://schemas.openxmlformats.org/officeDocument/2006/relationships/footer" Target="footer5.xml" Id="rId15" /><Relationship Type="http://schemas.openxmlformats.org/officeDocument/2006/relationships/image" Target="media/image10.emf" Id="rId23" /><Relationship Type="http://schemas.openxmlformats.org/officeDocument/2006/relationships/footer" Target="footer8.xml" Id="rId28" /><Relationship Type="http://schemas.openxmlformats.org/officeDocument/2006/relationships/footer" Target="footer2.xml" Id="rId10" /><Relationship Type="http://schemas.openxmlformats.org/officeDocument/2006/relationships/image" Target="media/image6.emf" Id="rId19" /><Relationship Type="http://schemas.openxmlformats.org/officeDocument/2006/relationships/footer" Target="footer10.xml" Id="rId31"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footer" Target="footer4.xml" Id="rId14" /><Relationship Type="http://schemas.openxmlformats.org/officeDocument/2006/relationships/image" Target="media/image9.emf" Id="rId22" /><Relationship Type="http://schemas.openxmlformats.org/officeDocument/2006/relationships/footer" Target="footer7.xml" Id="rId27" /><Relationship Type="http://schemas.openxmlformats.org/officeDocument/2006/relationships/footer" Target="footer9.xml" Id="rId30" /><Relationship Type="http://schemas.openxmlformats.org/officeDocument/2006/relationships/theme" Target="theme/theme1.xml" Id="rId35" /><Relationship Type="http://schemas.openxmlformats.org/officeDocument/2006/relationships/header" Target="header1.xml" Id="rId8" /><Relationship Type="http://schemas.openxmlformats.org/officeDocument/2006/relationships/image" Target="/media/image3.png" Id="R41aec8dcaf2b4193" /><Relationship Type="http://schemas.openxmlformats.org/officeDocument/2006/relationships/image" Target="/media/image4.png" Id="R87111de899f346b1" /></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TEMPLATE\New%202025%20Ecma%20templates%20for%20Standards%20and%20TRs\New_TR_template-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F:\Common\TEMPLATE\New 2025 Ecma templates for Standards and TRs\New_TR_template-021.dotx</ap:Template>
  <ap:Application>Microsoft Word for the web</ap:Application>
  <ap:DocSecurity>0</ap:DocSecurity>
  <ap:ScaleCrop>false</ap:ScaleCrop>
  <ap:Company>afnor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First draft TR on Overview of the Natural Language Interactive Protocol (NLIP)</dc:title>
  <dc:subject/>
  <dc:creator>Walch Isabelle</dc:creator>
  <keywords/>
  <lastModifiedBy>Dinesh Verma</lastModifiedBy>
  <revision>46</revision>
  <lastPrinted>1900-01-01T08:00:00.0000000Z</lastPrinted>
  <dcterms:created xsi:type="dcterms:W3CDTF">2025-05-06T09:17:00.0000000Z</dcterms:created>
  <dcterms:modified xsi:type="dcterms:W3CDTF">2025-07-01T23:55:12.8642536Z</dcterms:modified>
</coreProperties>
</file>